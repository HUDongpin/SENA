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SENA — Senior-Architect Advisory Report</w:t>
      </w:r>
    </w:p>
    <w:p>
      <w:pPr>
        <w:jc w:val="center"/>
      </w:pPr>
      <w:r>
        <w:rPr>
          <w:i/>
          <w:sz w:val="24"/>
        </w:rPr>
        <w:t>Architectural, algorithmic, and product-engineering review of www.sena.hk against the 2026-07-05 SENA mathematical specification, with a 12-week remediation plan</w:t>
      </w:r>
    </w:p>
    <w:tbl>
      <w:tblPr>
        <w:tblStyle w:val="TableGrid"/>
        <w:tblW w:type="auto" w:w="0"/>
        <w:tblLayout w:type="fixed"/>
        <w:tblLook w:firstColumn="1" w:firstRow="1" w:lastColumn="0" w:lastRow="0" w:noHBand="0" w:noVBand="1" w:val="04A0"/>
      </w:tblPr>
      <w:tblGrid>
        <w:gridCol w:w="4819"/>
        <w:gridCol w:w="4819"/>
      </w:tblGrid>
      <w:tr>
        <w:trPr>
          <w:tblHeader w:val="true"/>
        </w:trPr>
        <w:tc>
          <w:tcPr>
            <w:tcW w:type="dxa" w:w="2268"/>
            <w:shd w:val="clear" w:fill="1F4E79"/>
          </w:tcPr>
          <w:p>
            <w:r>
              <w:rPr>
                <w:b/>
                <w:color w:val="FFFFFF"/>
                <w:sz w:val="19"/>
              </w:rPr>
              <w:t>Field</w:t>
            </w:r>
          </w:p>
        </w:tc>
        <w:tc>
          <w:tcPr>
            <w:tcW w:type="dxa" w:w="7370"/>
            <w:shd w:val="clear" w:fill="1F4E79"/>
          </w:tcPr>
          <w:p>
            <w:r>
              <w:rPr>
                <w:b/>
                <w:color w:val="FFFFFF"/>
                <w:sz w:val="19"/>
              </w:rPr>
              <w:t>Value</w:t>
            </w:r>
          </w:p>
        </w:tc>
      </w:tr>
      <w:tr>
        <w:tc>
          <w:tcPr>
            <w:tcW w:type="dxa" w:w="2268"/>
          </w:tcPr>
          <w:p>
            <w:r>
              <w:rPr>
                <w:sz w:val="19"/>
              </w:rPr>
              <w:t>Version</w:t>
            </w:r>
          </w:p>
        </w:tc>
        <w:tc>
          <w:tcPr>
            <w:tcW w:type="dxa" w:w="7370"/>
          </w:tcPr>
          <w:p>
            <w:r>
              <w:rPr>
                <w:sz w:val="19"/>
              </w:rPr>
              <w:t>1.0 (Final)</w:t>
            </w:r>
          </w:p>
        </w:tc>
      </w:tr>
      <w:tr>
        <w:tc>
          <w:tcPr>
            <w:tcW w:type="dxa" w:w="2268"/>
          </w:tcPr>
          <w:p>
            <w:r>
              <w:rPr>
                <w:sz w:val="19"/>
              </w:rPr>
              <w:t>Date</w:t>
            </w:r>
          </w:p>
        </w:tc>
        <w:tc>
          <w:tcPr>
            <w:tcW w:type="dxa" w:w="7370"/>
          </w:tcPr>
          <w:p>
            <w:r>
              <w:rPr>
                <w:sz w:val="19"/>
              </w:rPr>
              <w:t>2026-07-07</w:t>
            </w:r>
          </w:p>
        </w:tc>
      </w:tr>
      <w:tr>
        <w:tc>
          <w:tcPr>
            <w:tcW w:type="dxa" w:w="2268"/>
          </w:tcPr>
          <w:p>
            <w:r>
              <w:rPr>
                <w:sz w:val="19"/>
              </w:rPr>
              <w:t>Prepared for</w:t>
            </w:r>
          </w:p>
        </w:tc>
        <w:tc>
          <w:tcPr>
            <w:tcW w:type="dxa" w:w="7370"/>
          </w:tcPr>
          <w:p>
            <w:r>
              <w:rPr>
                <w:sz w:val="19"/>
              </w:rPr>
              <w:t>Shirleen — SENA project (founder/researcher) and the SENA engineering team</w:t>
            </w:r>
          </w:p>
        </w:tc>
      </w:tr>
      <w:tr>
        <w:tc>
          <w:tcPr>
            <w:tcW w:type="dxa" w:w="2268"/>
          </w:tcPr>
          <w:p>
            <w:r>
              <w:rPr>
                <w:sz w:val="19"/>
              </w:rPr>
              <w:t>Prepared by</w:t>
            </w:r>
          </w:p>
        </w:tc>
        <w:tc>
          <w:tcPr>
            <w:tcW w:type="dxa" w:w="7370"/>
          </w:tcPr>
          <w:p>
            <w:del w:id="1" w:author="Codex" w:date="2026-07-07T05:32:10Z">
              <w:r>
                <w:rPr>
                  <w:sz w:val="19"/>
                </w:rPr>
                <w:delText>Claude, acting as senior software architect and technical auditor</w:delText>
              </w:r>
            </w:del>
            <w:ins w:id="2" w:author="Codex" w:date="2026-07-07T05:32:10Z">
              <w:r>
                <w:rPr>
                  <w:sz w:val="19"/>
                </w:rPr>
                <w:t>Claude, acting as senior software architect and technical auditor; independently verified and revised by Codex on 2026-07-07</w:t>
              </w:r>
            </w:ins>
          </w:p>
        </w:tc>
      </w:tr>
      <w:tr>
        <w:tc>
          <w:tcPr>
            <w:tcW w:type="dxa" w:w="2268"/>
          </w:tcPr>
          <w:p>
            <w:r>
              <w:rPr>
                <w:sz w:val="19"/>
              </w:rPr>
              <w:t>Normative baseline</w:t>
            </w:r>
          </w:p>
        </w:tc>
        <w:tc>
          <w:tcPr>
            <w:tcW w:type="dxa" w:w="7370"/>
          </w:tcPr>
          <w:p>
            <w:r>
              <w:rPr>
                <w:sz w:val="19"/>
              </w:rPr>
              <w:t>20260705_SENA_clean version.docx (the July 5 specification is treated as law)</w:t>
            </w:r>
          </w:p>
        </w:tc>
      </w:tr>
      <w:tr>
        <w:tc>
          <w:tcPr>
            <w:tcW w:type="dxa" w:w="2268"/>
          </w:tcPr>
          <w:p>
            <w:r>
              <w:rPr>
                <w:sz w:val="19"/>
              </w:rPr>
              <w:t>Companion artifacts</w:t>
            </w:r>
          </w:p>
        </w:tc>
        <w:tc>
          <w:tcPr>
            <w:tcW w:type="dxa" w:w="7370"/>
          </w:tcPr>
          <w:p>
            <w:r>
              <w:rPr>
                <w:sz w:val="19"/>
              </w:rPr>
              <w:t>SENA_Issue_Register_Roadmap_Tests_v1.0.xlsx; SENA_Test_Strategy_and_CI_Plan_v1.0.md; SENA_Model_Card_Template_v1.0.md</w:t>
            </w:r>
          </w:p>
        </w:tc>
      </w:tr>
      <w:tr>
        <w:tc>
          <w:tcPr>
            <w:tcW w:type="dxa" w:w="2268"/>
          </w:tcPr>
          <w:p>
            <w:r>
              <w:rPr>
                <w:sz w:val="19"/>
              </w:rPr>
              <w:t>Evidence base</w:t>
            </w:r>
          </w:p>
        </w:tc>
        <w:tc>
          <w:tcPr>
            <w:tcW w:type="dxa" w:w="7370"/>
          </w:tcPr>
          <w:p>
            <w:del w:id="3" w:author="Codex" w:date="2026-07-07T05:32:10Z">
              <w:r>
                <w:rPr>
                  <w:sz w:val="19"/>
                </w:rPr>
                <w:delText>Spec + development plan; live site www.sena.hk (6 pages + public OpenAPI contract); source code in sena-hk-template/ (lib/sena, components/sena, tests, CONTEXT.md); independent recomputation of the worked example</w:delText>
              </w:r>
            </w:del>
            <w:ins w:id="4" w:author="Codex" w:date="2026-07-07T05:32:10Z">
              <w:r>
                <w:rPr>
                  <w:sz w:val="19"/>
                </w:rPr>
                <w:t>Spec + development plan; live site www.sena.hk and public OpenAPI contract; source code in sena-hk-template/; independent mathematical recomputation; Codex gate checks, build, production-readiness checks, and browser smoke on 2026-07-07</w:t>
              </w:r>
            </w:ins>
          </w:p>
        </w:tc>
      </w:tr>
    </w:tbl>
    <w:p>
      <w:pPr>
        <w:spacing w:after="40"/>
      </w:pPr>
    </w:p>
    <w:p>
      <w:r>
        <w:rPr>
          <w:b w:val="0"/>
          <w:i/>
        </w:rPr>
        <w:t>This review is of the artifact, not the author. The junior developer has produced more working software than most prototypes reach, and several instincts in the codebase (block audits, matrix fingerprints, evidence snippets, schema registry) are exactly right. The problem is sequencing and discipline, and both are fixable in twelve weeks.</w:t>
      </w:r>
    </w:p>
    <w:p>
      <w:r>
        <w:br/>
      </w:r>
    </w:p>
    <w:p>
      <w:r>
        <w:rPr>
          <w:b/>
          <w:sz w:val="24"/>
        </w:rPr>
        <w:t>Table of Contents</w:t>
      </w:r>
    </w:p>
    <w:p>
      <w:r>
        <w:fldChar w:fldCharType="begin"/>
      </w:r>
      <w:r>
        <w:instrText xml:space="preserve">TOC \o "1-2" \h \z \u</w:instrText>
      </w:r>
      <w:r>
        <w:fldChar w:fldCharType="end"/>
      </w:r>
    </w:p>
    <w:p>
      <w:r>
        <w:rPr>
          <w:b w:val="0"/>
          <w:i/>
          <w:color w:val="808080"/>
          <w:sz w:val="17"/>
        </w:rPr>
        <w:t>(In Word: right-click the table of contents and choose Update Field.)</w:t>
      </w:r>
    </w:p>
    <w:p>
      <w:r>
        <w:br w:type="page"/>
      </w:r>
    </w:p>
    <w:p>
      <w:pPr>
        <w:pStyle w:val="Heading1"/>
      </w:pPr>
      <w:r>
        <w:t>1. Executive summary</w:t>
      </w:r>
    </w:p>
    <w:p>
      <w:r>
        <w:rPr>
          <w:b w:val="0"/>
          <w:i w:val="0"/>
        </w:rPr>
        <w:t>SENA's mathematics is publication-grade; its website is a prototype. The July 5 specification defines a single analytic object — the typed block-adjacency matrix A_fusion — and a discipline of declared conventions around it. The site assembles that object correctly in code (lib/sena/model.ts builds S, W, B and the weighted block matrix; lib/sena/fusion-math.ts audits the block equation and fingerprints every matrix). That is real and worth crediting.</w:t>
      </w:r>
    </w:p>
    <w:p>
      <w:del w:id="5" w:author="Codex" w:date="2026-07-07T05:32:10Z">
        <w:r>
          <w:rPr>
            <w:b/>
            <w:i w:val="0"/>
          </w:rPr>
          <w:delText>The core finding, in one sentence: A_fusion exists in the code, but nothing the user sees is computed from it.</w:delText>
        </w:r>
      </w:del>
      <w:ins w:id="6" w:author="Codex" w:date="2026-07-07T05:32:10Z">
        <w:r>
          <w:rPr>
            <w:b/>
            <w:i w:val="0"/>
          </w:rPr>
          <w:t>The core finding, in one sentence: A_fusion exists and optional Joint mode uses it as force-layout weights, but no visible view implements the July 5 declared joint metric embedding with operator, dissimilarity, dimension, seed, exactness, or stress.</w:t>
        </w:r>
      </w:ins>
    </w:p>
    <w:p>
      <w:del w:id="7" w:author="Codex" w:date="2026-07-07T05:32:10Z">
        <w:r>
          <w:rPr>
            <w:b w:val="0"/>
            <w:i w:val="0"/>
          </w:rPr>
          <w:delText>Workspace coordinates come from the vendored jENA library's ENA-space projection (lib/sena/layout.ts, source 'jena-js'), with social arcs drawn as an outer orbit on top — precisely the 'projection error' the specification names as its first failure mode (Example 1). There is no embedding operator, no eigendecomposition, no Schoenberg check, no commute-time distance, and no stress readout anywhere in the codebase. Person-code proximity on the canvas is therefore decoration, and every downstream reading of it (roles, brokerage, closeness of a learner to an idea) is currently unsupported.</w:delText>
        </w:r>
      </w:del>
      <w:ins w:id="8" w:author="Codex" w:date="2026-07-07T05:32:10Z">
        <w:r>
          <w:rPr>
            <w:b w:val="0"/>
            <w:i w:val="0"/>
          </w:rPr>
          <w:t>Workspace geometry has three modes. The default is explanatory, ENA Space uses the vendored jENA library's projected unit/code positions, and Joint mode runs a deterministic force layout over A_fusion weights. None of these is the formal embedding layer required by the July 5 specification: there is still no declared graph operator, eigendecomposition, Schoenberg/MDS check, commute-time distance, metric_exact flag, or stress readout. Person-code proximity therefore remains a visualization aid unless the view is replaced by a proven Phi(A_fusion) embedding with provenance.</w:t>
        </w:r>
      </w:ins>
    </w:p>
    <w:p>
      <w:r>
        <w:rPr>
          <w:b w:val="0"/>
          <w:i w:val="0"/>
        </w:rPr>
        <w:t>Classification: the deployment is a research demo wearing a production suit. The marketing site, 60-resource enterprise API (SSO, MFA, SCIM, go-live attestations), and ~30 route-level test suites project a mature SaaS; the analytical core is one monolithic /api/sena/analyze endpoint, a 10,860-line React workspace component, and zero regression tests containing the specification's numbers. It is not yet a maintainable product, and it should not be presented to researchers as one until Section 11's conditions hold.</w:t>
      </w:r>
    </w:p>
    <w:p>
      <w:pPr>
        <w:pStyle w:val="Heading2"/>
      </w:pPr>
      <w:r>
        <w:t>1.1 Top five blockers to reliable modification in the next 3 months</w:t>
      </w:r>
    </w:p>
    <w:tbl>
      <w:tblPr>
        <w:tblStyle w:val="TableGrid"/>
        <w:tblW w:type="auto" w:w="0"/>
        <w:tblLayout w:type="fixed"/>
        <w:tblLook w:firstColumn="1" w:firstRow="1" w:lastColumn="0" w:lastRow="0" w:noHBand="0" w:noVBand="1" w:val="04A0"/>
      </w:tblPr>
      <w:tblGrid>
        <w:gridCol w:w="3213"/>
        <w:gridCol w:w="3213"/>
        <w:gridCol w:w="3213"/>
      </w:tblGrid>
      <w:tr>
        <w:trPr>
          <w:tblHeader w:val="true"/>
        </w:trPr>
        <w:tc>
          <w:tcPr>
            <w:tcW w:type="dxa" w:w="567"/>
            <w:shd w:val="clear" w:fill="1F4E79"/>
          </w:tcPr>
          <w:p>
            <w:r>
              <w:rPr>
                <w:b/>
                <w:color w:val="FFFFFF"/>
                <w:sz w:val="18"/>
              </w:rPr>
              <w:t>#</w:t>
            </w:r>
          </w:p>
        </w:tc>
        <w:tc>
          <w:tcPr>
            <w:tcW w:type="dxa" w:w="4649"/>
            <w:shd w:val="clear" w:fill="1F4E79"/>
          </w:tcPr>
          <w:p>
            <w:r>
              <w:rPr>
                <w:b/>
                <w:color w:val="FFFFFF"/>
                <w:sz w:val="18"/>
              </w:rPr>
              <w:t>Blocker</w:t>
            </w:r>
          </w:p>
        </w:tc>
        <w:tc>
          <w:tcPr>
            <w:tcW w:type="dxa" w:w="4422"/>
            <w:shd w:val="clear" w:fill="1F4E79"/>
          </w:tcPr>
          <w:p>
            <w:r>
              <w:rPr>
                <w:b/>
                <w:color w:val="FFFFFF"/>
                <w:sz w:val="18"/>
              </w:rPr>
              <w:t>Why it blocks everything else</w:t>
            </w:r>
          </w:p>
        </w:tc>
      </w:tr>
      <w:tr>
        <w:tc>
          <w:tcPr>
            <w:tcW w:type="dxa" w:w="567"/>
          </w:tcPr>
          <w:p>
            <w:r>
              <w:rPr>
                <w:sz w:val="18"/>
              </w:rPr>
              <w:t>B1</w:t>
            </w:r>
          </w:p>
        </w:tc>
        <w:tc>
          <w:tcPr>
            <w:tcW w:type="dxa" w:w="4649"/>
          </w:tcPr>
          <w:p>
            <w:del w:id="9" w:author="Codex" w:date="2026-07-07T05:32:10Z">
              <w:r>
                <w:rPr>
                  <w:sz w:val="18"/>
                </w:rPr>
                <w:delText>Rendered fusion geometry is not computed from A_fusion (jENA ENA-space + social overlay; confirmed in lib/sena/layout.ts and CONTEXT.md's 'A1 Inner Solid Mesh' grammar).</w:delText>
              </w:r>
            </w:del>
            <w:ins w:id="10" w:author="Codex" w:date="2026-07-07T05:32:10Z">
              <w:r>
                <w:rPr>
                  <w:sz w:val="18"/>
                </w:rPr>
                <w:t>Default fusion geometry is explanatory; ENA-space geometry is jENA-projected; optional Joint geometry is A_fusion-weighted force layout, not the required declared metric embedding (confirmed in fusion-layout.ts and layout.ts).</w:t>
              </w:r>
            </w:ins>
          </w:p>
        </w:tc>
        <w:tc>
          <w:tcPr>
            <w:tcW w:type="dxa" w:w="4422"/>
          </w:tcPr>
          <w:p>
            <w:r>
              <w:rPr>
                <w:sz w:val="18"/>
              </w:rPr>
              <w:t>The product's central scientific claim is invalid until coordinates are jointly estimated from A_fusion (spec Prop. 4). Every visual fix before this one is cosmetic.</w:t>
            </w:r>
          </w:p>
        </w:tc>
      </w:tr>
      <w:tr>
        <w:tc>
          <w:tcPr>
            <w:tcW w:type="dxa" w:w="567"/>
          </w:tcPr>
          <w:p>
            <w:r>
              <w:rPr>
                <w:sz w:val="18"/>
              </w:rPr>
              <w:t>B2</w:t>
            </w:r>
          </w:p>
        </w:tc>
        <w:tc>
          <w:tcPr>
            <w:tcW w:type="dxa" w:w="4649"/>
          </w:tcPr>
          <w:p>
            <w:r>
              <w:rPr>
                <w:sz w:val="18"/>
              </w:rPr>
              <w:t>The operator/embedding layer does not exist: no eigendecomposition, Schoenberg/MDS, commute-time, or stress computation anywhere (grep-confirmed).</w:t>
            </w:r>
          </w:p>
        </w:tc>
        <w:tc>
          <w:tcPr>
            <w:tcW w:type="dxa" w:w="4422"/>
          </w:tcPr>
          <w:p>
            <w:r>
              <w:rPr>
                <w:sz w:val="18"/>
              </w:rPr>
              <w:t>Proposition 5's exact-vs-approximate verdict cannot even be evaluated; cross-type distances cannot carry the required status; T10/T11 have nothing to test.</w:t>
            </w:r>
          </w:p>
        </w:tc>
      </w:tr>
      <w:tr>
        <w:tc>
          <w:tcPr>
            <w:tcW w:type="dxa" w:w="567"/>
          </w:tcPr>
          <w:p>
            <w:r>
              <w:rPr>
                <w:sz w:val="18"/>
              </w:rPr>
              <w:t>B3</w:t>
            </w:r>
          </w:p>
        </w:tc>
        <w:tc>
          <w:tcPr>
            <w:tcW w:type="dxa" w:w="4649"/>
          </w:tcPr>
          <w:p>
            <w:r>
              <w:rPr>
                <w:sz w:val="18"/>
              </w:rPr>
              <w:t>Convention violations are the defaults: directed data silently symmetrized on ingest (undirectedSocial: true); no isolated-vertex registry or zero-degree conventions; normalization without admissibility checks plus an undocumented 'none' rule; hard-coded weights alpha=0.72, beta=0.64, gamma=0.86.</w:t>
            </w:r>
          </w:p>
        </w:tc>
        <w:tc>
          <w:tcPr>
            <w:tcW w:type="dxa" w:w="4422"/>
          </w:tcPr>
          <w:p>
            <w:r>
              <w:rPr>
                <w:sz w:val="18"/>
              </w:rPr>
              <w:t>These are the three failure modes the plan says 'the mathematics forbids', plus an uninterpretable-weights violation of Corollary 2. They corrupt every result quietly.</w:t>
            </w:r>
          </w:p>
        </w:tc>
      </w:tr>
      <w:tr>
        <w:tc>
          <w:tcPr>
            <w:tcW w:type="dxa" w:w="567"/>
          </w:tcPr>
          <w:p>
            <w:r>
              <w:rPr>
                <w:sz w:val="18"/>
              </w:rPr>
              <w:t>B4</w:t>
            </w:r>
          </w:p>
        </w:tc>
        <w:tc>
          <w:tcPr>
            <w:tcW w:type="dxa" w:w="4649"/>
          </w:tcPr>
          <w:p>
            <w:r>
              <w:rPr>
                <w:sz w:val="18"/>
              </w:rPr>
              <w:t>No golden-test safety net: none of the worked example's numbers (degrees 2, 2.25, 1.25...; spectrum 0, 0.88, 1.88, 2.61, 3.31, 3.81) appear in any test.</w:t>
            </w:r>
          </w:p>
        </w:tc>
        <w:tc>
          <w:tcPr>
            <w:tcW w:type="dxa" w:w="4422"/>
          </w:tcPr>
          <w:p>
            <w:r>
              <w:rPr>
                <w:sz w:val="18"/>
              </w:rPr>
              <w:t>Without T1–T15 encoded first, the migration cannot be verified as it proceeds — every change is a leap of faith. This is also the cheapest blocker to remove (days, not weeks).</w:t>
            </w:r>
          </w:p>
        </w:tc>
      </w:tr>
      <w:tr>
        <w:tc>
          <w:tcPr>
            <w:tcW w:type="dxa" w:w="567"/>
          </w:tcPr>
          <w:p>
            <w:r>
              <w:rPr>
                <w:sz w:val="18"/>
              </w:rPr>
              <w:t>B5</w:t>
            </w:r>
          </w:p>
        </w:tc>
        <w:tc>
          <w:tcPr>
            <w:tcW w:type="dxa" w:w="4649"/>
          </w:tcPr>
          <w:p>
            <w:r>
              <w:rPr>
                <w:sz w:val="18"/>
              </w:rPr>
              <w:t>Structural drag: a 10,860-line god component with math in the UI tree; 60 API resources of enterprise ceremony around 1 analysis endpoint; unversioned vendored math forks (jena-js, sna-js); placeholder Privacy/Terms/Security pages on a site inviting discourse uploads.</w:t>
            </w:r>
          </w:p>
        </w:tc>
        <w:tc>
          <w:tcPr>
            <w:tcW w:type="dxa" w:w="4422"/>
          </w:tcPr>
          <w:p>
            <w:r>
              <w:rPr>
                <w:sz w:val="18"/>
              </w:rPr>
              <w:t>The maintenance surface exceeds the team's capacity. Unless the enterprise surface is frozen and the workspace decomposed, the 12 weeks will be consumed by drag, not by the migration.</w:t>
            </w:r>
          </w:p>
        </w:tc>
      </w:tr>
    </w:tbl>
    <w:p>
      <w:pPr>
        <w:spacing w:after="40"/>
      </w:pPr>
    </w:p>
    <w:p>
      <w:r>
        <w:rPr>
          <w:b w:val="0"/>
          <w:i w:val="0"/>
        </w:rPr>
        <w:t>What is genuinely good and must be kept: the A_fusion assembly and its block audit; matrix fingerprints (checksummed S/W/B/G/A_fusion); per-edge evidence snippets tracing edges to interactions and coded segments; the schema registry with versioned response contracts; a synthetic demo dataset (no real student data shipped); reliability tooling (Cohen's kappa / Krippendorff's alpha endpoints); and CONTEXT.md's guardrails, which already forbid silently changing S, W, B, G, A_fusion. The remediation plan builds on these instincts rather than replacing them.</w:t>
      </w:r>
    </w:p>
    <w:p>
      <w:r>
        <w:rPr>
          <w:b w:val="0"/>
          <w:i w:val="0"/>
        </w:rPr>
        <w:t>The development plan (2026-07-05) is architecturally correct and this report adopts its module map M1–M11 and golden tests T1–T15 wholesale. Two adjustments: its P0–P5 schedule spans 16 weeks; Section 9 compresses to 12 by explicit descoping. And its gap table understates three code-level facts found in this audit: the invented metrics in buildMetrics (a 'concept brokerage' score with a magic 0.5 constant; a neighborContribution = S x B product), the confidence-weighted bridge (B += segment.confidence ?? 1) with undeclared semantics, and the participation matrix Y not being first-class in the data model (G is built from stanza grouping rather than the spec's G_i = X-transpose diag(Y_i) X).</w:t>
      </w:r>
    </w:p>
    <w:p>
      <w:pPr>
        <w:pStyle w:val="Heading1"/>
      </w:pPr>
      <w:r>
        <w:t>2. Mathematical fidelity risks</w:t>
      </w:r>
    </w:p>
    <w:p>
      <w:r>
        <w:rPr>
          <w:b w:val="0"/>
          <w:i w:val="0"/>
        </w:rPr>
        <w:t>Comparison of observed site/code behavior against the July 5 specification. 'Confirmed' = directly observed in code, live site, or the public API contract on 2026-07-07; 'Plan' = documented by the team's own gap analysis (G1–G10). Acceptance criteria are testable; most map to golden tests T1–T15 (companion test-strategy document).</w:t>
      </w:r>
    </w:p>
    <w:tbl>
      <w:tblPr>
        <w:tblStyle w:val="TableGrid"/>
        <w:tblW w:type="auto" w:w="0"/>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510"/>
            <w:shd w:val="clear" w:fill="1F4E79"/>
          </w:tcPr>
          <w:p>
            <w:r>
              <w:rPr>
                <w:b/>
                <w:color w:val="FFFFFF"/>
                <w:sz w:val="16"/>
              </w:rPr>
              <w:t>ID</w:t>
            </w:r>
          </w:p>
        </w:tc>
        <w:tc>
          <w:tcPr>
            <w:tcW w:type="dxa" w:w="794"/>
            <w:shd w:val="clear" w:fill="1F4E79"/>
          </w:tcPr>
          <w:p>
            <w:r>
              <w:rPr>
                <w:b/>
                <w:color w:val="FFFFFF"/>
                <w:sz w:val="16"/>
              </w:rPr>
              <w:t>Sev.</w:t>
            </w:r>
          </w:p>
        </w:tc>
        <w:tc>
          <w:tcPr>
            <w:tcW w:type="dxa" w:w="2721"/>
            <w:shd w:val="clear" w:fill="1F4E79"/>
          </w:tcPr>
          <w:p>
            <w:r>
              <w:rPr>
                <w:b/>
                <w:color w:val="FFFFFF"/>
                <w:sz w:val="16"/>
              </w:rPr>
              <w:t>Finding and evidence</w:t>
            </w:r>
          </w:p>
        </w:tc>
        <w:tc>
          <w:tcPr>
            <w:tcW w:type="dxa" w:w="1474"/>
            <w:shd w:val="clear" w:fill="1F4E79"/>
          </w:tcPr>
          <w:p>
            <w:r>
              <w:rPr>
                <w:b/>
                <w:color w:val="FFFFFF"/>
                <w:sz w:val="16"/>
              </w:rPr>
              <w:t>Affected feature / layer</w:t>
            </w:r>
          </w:p>
        </w:tc>
        <w:tc>
          <w:tcPr>
            <w:tcW w:type="dxa" w:w="2268"/>
            <w:shd w:val="clear" w:fill="1F4E79"/>
          </w:tcPr>
          <w:p>
            <w:r>
              <w:rPr>
                <w:b/>
                <w:color w:val="FFFFFF"/>
                <w:sz w:val="16"/>
              </w:rPr>
              <w:t>Recommended fix</w:t>
            </w:r>
          </w:p>
        </w:tc>
        <w:tc>
          <w:tcPr>
            <w:tcW w:type="dxa" w:w="1871"/>
            <w:shd w:val="clear" w:fill="1F4E79"/>
          </w:tcPr>
          <w:p>
            <w:r>
              <w:rPr>
                <w:b/>
                <w:color w:val="FFFFFF"/>
                <w:sz w:val="16"/>
              </w:rPr>
              <w:t>Acceptance criterion</w:t>
            </w:r>
          </w:p>
        </w:tc>
      </w:tr>
      <w:tr>
        <w:tc>
          <w:tcPr>
            <w:tcW w:type="dxa" w:w="510"/>
          </w:tcPr>
          <w:p>
            <w:r>
              <w:rPr>
                <w:sz w:val="16"/>
              </w:rPr>
              <w:t>F1</w:t>
            </w:r>
          </w:p>
        </w:tc>
        <w:tc>
          <w:tcPr>
            <w:tcW w:type="dxa" w:w="794"/>
            <w:shd w:val="clear" w:fill="C00000"/>
          </w:tcPr>
          <w:p>
            <w:r>
              <w:rPr>
                <w:b/>
                <w:color w:val="FFFFFF"/>
                <w:sz w:val="16"/>
              </w:rPr>
              <w:t>Critical</w:t>
            </w:r>
          </w:p>
        </w:tc>
        <w:tc>
          <w:tcPr>
            <w:tcW w:type="dxa" w:w="2721"/>
          </w:tcPr>
          <w:p>
            <w:del w:id="11" w:author="Codex" w:date="2026-07-07T05:32:10Z">
              <w:r>
                <w:rPr>
                  <w:sz w:val="16"/>
                </w:rPr>
                <w:delText>Visual layout presented as analytical embedding. Coordinates come from the jENA ENA projection (layout.ts; manifest points and nodePositions), social arcs overlaid ('A1 Inner Solid Mesh', CONTEXT.md). Confirmed + Plan G3. This is spec Example 1, the projection error.</w:delText>
              </w:r>
            </w:del>
            <w:ins w:id="12" w:author="Codex" w:date="2026-07-07T05:32:10Z">
              <w:r>
                <w:rPr>
                  <w:sz w:val="16"/>
                </w:rPr>
                <w:t>Visual layout can be mistaken for analytical embedding. Default geometry is explanatory, ENA Space uses jENA projections, and Joint uses A_fusion force-layout weights rather than a declared metric embedding.</w:t>
              </w:r>
            </w:ins>
          </w:p>
        </w:tc>
        <w:tc>
          <w:tcPr>
            <w:tcW w:type="dxa" w:w="1474"/>
          </w:tcPr>
          <w:p>
            <w:r>
              <w:rPr>
                <w:sz w:val="16"/>
              </w:rPr>
              <w:t>Fusion Canvas; person-code proximity readings / M6 + UI</w:t>
            </w:r>
          </w:p>
        </w:tc>
        <w:tc>
          <w:tcPr>
            <w:tcW w:type="dxa" w:w="2268"/>
          </w:tcPr>
          <w:p>
            <w:r>
              <w:rPr>
                <w:sz w:val="16"/>
              </w:rPr>
              <w:t>Embedding service computing Z = Phi(A_fusion): Laplacian eigenmaps, classical MDS with Schoenberg check, commute-time. Overlay retained only as a badged exploratory view.</w:t>
            </w:r>
          </w:p>
        </w:tc>
        <w:tc>
          <w:tcPr>
            <w:tcW w:type="dxa" w:w="1871"/>
          </w:tcPr>
          <w:p>
            <w:r>
              <w:rPr>
                <w:sz w:val="16"/>
              </w:rPr>
              <w:t>Canvas coordinates hash-match embedding output; T10–T11 green; overlay always carries 'Exploratory layout — distances are not metric.'</w:t>
            </w:r>
          </w:p>
        </w:tc>
      </w:tr>
      <w:tr>
        <w:tc>
          <w:tcPr>
            <w:tcW w:type="dxa" w:w="510"/>
          </w:tcPr>
          <w:p>
            <w:r>
              <w:rPr>
                <w:sz w:val="16"/>
              </w:rPr>
              <w:t>F2</w:t>
            </w:r>
          </w:p>
        </w:tc>
        <w:tc>
          <w:tcPr>
            <w:tcW w:type="dxa" w:w="794"/>
            <w:shd w:val="clear" w:fill="C00000"/>
          </w:tcPr>
          <w:p>
            <w:r>
              <w:rPr>
                <w:b/>
                <w:color w:val="FFFFFF"/>
                <w:sz w:val="16"/>
              </w:rPr>
              <w:t>Critical</w:t>
            </w:r>
          </w:p>
        </w:tc>
        <w:tc>
          <w:tcPr>
            <w:tcW w:type="dxa" w:w="2721"/>
          </w:tcPr>
          <w:p>
            <w:r>
              <w:rPr>
                <w:sz w:val="16"/>
              </w:rPr>
              <w:t>SNA x ENA treated as superficial overlay in product framing: /platform Fusion Lab declares inputs 'ENA outputs + SNA outputs'; /method shows 'SENA(t) = SNA(t) (+) ENA(t)' — a direct sum, i.e. the block-diagonal gamma=0 case with no bridge. Confirmed on live site.</w:t>
            </w:r>
          </w:p>
        </w:tc>
        <w:tc>
          <w:tcPr>
            <w:tcW w:type="dxa" w:w="1474"/>
          </w:tcPr>
          <w:p>
            <w:r>
              <w:rPr>
                <w:sz w:val="16"/>
              </w:rPr>
              <w:t>Marketing + pipeline framing / M4 + docs</w:t>
            </w:r>
          </w:p>
        </w:tc>
        <w:tc>
          <w:tcPr>
            <w:tcW w:type="dxa" w:w="2268"/>
          </w:tcPr>
          <w:p>
            <w:r>
              <w:rPr>
                <w:sz w:val="16"/>
              </w:rPr>
              <w:t>Fusion Lab consumes layers S, W, B (not downstream outputs). Rewrite method/platform copy to the spec's sentence: heterogeneous typed social-epistemic graph via block adjacency.</w:t>
            </w:r>
          </w:p>
        </w:tc>
        <w:tc>
          <w:tcPr>
            <w:tcW w:type="dxa" w:w="1871"/>
          </w:tcPr>
          <w:p>
            <w:r>
              <w:rPr>
                <w:sz w:val="16"/>
              </w:rPr>
              <w:t>No page describes SENA as an overlay or direct sum; Fusion Lab input contract is (R, X, Y) or (S, W, B).</w:t>
            </w:r>
          </w:p>
        </w:tc>
      </w:tr>
      <w:tr>
        <w:tc>
          <w:tcPr>
            <w:tcW w:type="dxa" w:w="510"/>
          </w:tcPr>
          <w:p>
            <w:r>
              <w:rPr>
                <w:sz w:val="16"/>
              </w:rPr>
              <w:t>F3</w:t>
            </w:r>
          </w:p>
        </w:tc>
        <w:tc>
          <w:tcPr>
            <w:tcW w:type="dxa" w:w="794"/>
            <w:shd w:val="clear" w:fill="C00000"/>
          </w:tcPr>
          <w:p>
            <w:r>
              <w:rPr>
                <w:b/>
                <w:color w:val="FFFFFF"/>
                <w:sz w:val="16"/>
              </w:rPr>
              <w:t>Critical</w:t>
            </w:r>
          </w:p>
        </w:tc>
        <w:tc>
          <w:tcPr>
            <w:tcW w:type="dxa" w:w="2721"/>
          </w:tcPr>
          <w:p>
            <w:r>
              <w:rPr>
                <w:sz w:val="16"/>
              </w:rPr>
              <w:t>Displayed quantities not computed from A_fusion: metrics derive from S, B products and invented formulas; coordinates from ENA space; A_fusion is assembled, audited, fingerprinted — then not consumed by views. Confirmed (buildMetrics; layout.ts).</w:t>
            </w:r>
          </w:p>
        </w:tc>
        <w:tc>
          <w:tcPr>
            <w:tcW w:type="dxa" w:w="1474"/>
          </w:tcPr>
          <w:p>
            <w:r>
              <w:rPr>
                <w:sz w:val="16"/>
              </w:rPr>
              <w:t>All workspace metrics and views / M5–M8</w:t>
            </w:r>
          </w:p>
        </w:tc>
        <w:tc>
          <w:tcPr>
            <w:tcW w:type="dxa" w:w="2268"/>
          </w:tcPr>
          <w:p>
            <w:r>
              <w:rPr>
                <w:sz w:val="16"/>
              </w:rPr>
              <w:t>Every rendered quantity recomputed from A_fusion or A_fusion^dir with a provenance record naming the source object and conventions.</w:t>
            </w:r>
          </w:p>
        </w:tc>
        <w:tc>
          <w:tcPr>
            <w:tcW w:type="dxa" w:w="1871"/>
          </w:tcPr>
          <w:p>
            <w:r>
              <w:rPr>
                <w:sz w:val="16"/>
              </w:rPr>
              <w:t>Provenance envelope on every view names A_fusion(^dir); render blocked otherwise (model-card gate).</w:t>
            </w:r>
          </w:p>
        </w:tc>
      </w:tr>
      <w:tr>
        <w:tc>
          <w:tcPr>
            <w:tcW w:type="dxa" w:w="510"/>
          </w:tcPr>
          <w:p>
            <w:r>
              <w:rPr>
                <w:sz w:val="16"/>
              </w:rPr>
              <w:t>F4</w:t>
            </w:r>
          </w:p>
        </w:tc>
        <w:tc>
          <w:tcPr>
            <w:tcW w:type="dxa" w:w="794"/>
            <w:shd w:val="clear" w:fill="ED7D31"/>
          </w:tcPr>
          <w:p>
            <w:r>
              <w:rPr>
                <w:b/>
                <w:color w:val="FFFFFF"/>
                <w:sz w:val="16"/>
              </w:rPr>
              <w:t>High</w:t>
            </w:r>
          </w:p>
        </w:tc>
        <w:tc>
          <w:tcPr>
            <w:tcW w:type="dxa" w:w="2721"/>
          </w:tcPr>
          <w:p>
            <w:r>
              <w:rPr>
                <w:sz w:val="16"/>
              </w:rPr>
              <w:t>Normalization without admissibility or disclosure: normalizeMatrix implements max and log-max only, allows 'none', asserts none of Definition 4's axioms; alpha/beta/gamma shown as absolute (hard-coded 0.72/0.64/0.86). Confirmed + Plan G8. Violates Corollary 2.</w:t>
            </w:r>
          </w:p>
        </w:tc>
        <w:tc>
          <w:tcPr>
            <w:tcW w:type="dxa" w:w="1474"/>
          </w:tcPr>
          <w:p>
            <w:r>
              <w:rPr>
                <w:sz w:val="16"/>
              </w:rPr>
              <w:t>All layers; weight sliders / M3</w:t>
            </w:r>
          </w:p>
        </w:tc>
        <w:tc>
          <w:tcPr>
            <w:tcW w:type="dxa" w:w="2268"/>
          </w:tcPr>
          <w:p>
            <w:r>
              <w:rPr>
                <w:sz w:val="16"/>
              </w:rPr>
              <w:t>ADMISSIBLE_NORMALIZE (max, frobenius, log1p_max), five axioms asserted, divisors + scale-invariance flag recorded; weights default 1,1,1 and are disclosed with the rule.</w:t>
            </w:r>
          </w:p>
        </w:tc>
        <w:tc>
          <w:tcPr>
            <w:tcW w:type="dxa" w:w="1871"/>
          </w:tcPr>
          <w:p>
            <w:r>
              <w:rPr>
                <w:sz w:val="16"/>
              </w:rPr>
              <w:t>T14–T15 green; model card items 3–4 populated; 'none' removed or quarantined as exploratory.</w:t>
            </w:r>
          </w:p>
        </w:tc>
      </w:tr>
      <w:tr>
        <w:tc>
          <w:tcPr>
            <w:tcW w:type="dxa" w:w="510"/>
          </w:tcPr>
          <w:p>
            <w:r>
              <w:rPr>
                <w:sz w:val="16"/>
              </w:rPr>
              <w:t>F5</w:t>
            </w:r>
          </w:p>
        </w:tc>
        <w:tc>
          <w:tcPr>
            <w:tcW w:type="dxa" w:w="794"/>
            <w:shd w:val="clear" w:fill="C00000"/>
          </w:tcPr>
          <w:p>
            <w:r>
              <w:rPr>
                <w:b/>
                <w:color w:val="FFFFFF"/>
                <w:sz w:val="16"/>
              </w:rPr>
              <w:t>Critical</w:t>
            </w:r>
          </w:p>
        </w:tc>
        <w:tc>
          <w:tcPr>
            <w:tcW w:type="dxa" w:w="2721"/>
          </w:tcPr>
          <w:p>
            <w:r>
              <w:rPr>
                <w:sz w:val="16"/>
              </w:rPr>
              <w:t>Directed data silently collapsed: buildSocialMatrix adds S[target][source] under default undirectedSocial: true; no directed fusion object; B^PC/B^CP absent. Confirmed + Plan G7.</w:t>
            </w:r>
          </w:p>
        </w:tc>
        <w:tc>
          <w:tcPr>
            <w:tcW w:type="dxa" w:w="1474"/>
          </w:tcPr>
          <w:p>
            <w:r>
              <w:rPr>
                <w:sz w:val="16"/>
              </w:rPr>
              <w:t>Ingest; social analytics; any uptake/attention data / M1, M2, M5</w:t>
            </w:r>
          </w:p>
        </w:tc>
        <w:tc>
          <w:tcPr>
            <w:tcW w:type="dxa" w:w="2268"/>
          </w:tcPr>
          <w:p>
            <w:r>
              <w:rPr>
                <w:sz w:val="16"/>
              </w:rPr>
              <w:t>Preserve R; direction as declared config; A_fusion^dir with independent B^PC, B^CP; out/in-degree random-walk operators; symmetrization only as badged choice.</w:t>
            </w:r>
          </w:p>
        </w:tc>
        <w:tc>
          <w:tcPr>
            <w:tcW w:type="dxa" w:w="1871"/>
          </w:tcPr>
          <w:p>
            <w:r>
              <w:rPr>
                <w:sz w:val="16"/>
              </w:rPr>
              <w:t>Ingest test proves no silent symmetrization; T8–T9 green; 'Direction collapsed by symmetrization.' badge permanent when chosen.</w:t>
            </w:r>
          </w:p>
        </w:tc>
      </w:tr>
      <w:tr>
        <w:tc>
          <w:tcPr>
            <w:tcW w:type="dxa" w:w="510"/>
          </w:tcPr>
          <w:p>
            <w:r>
              <w:rPr>
                <w:sz w:val="16"/>
              </w:rPr>
              <w:t>F6</w:t>
            </w:r>
          </w:p>
        </w:tc>
        <w:tc>
          <w:tcPr>
            <w:tcW w:type="dxa" w:w="794"/>
            <w:shd w:val="clear" w:fill="ED7D31"/>
          </w:tcPr>
          <w:p>
            <w:r>
              <w:rPr>
                <w:b/>
                <w:color w:val="FFFFFF"/>
                <w:sz w:val="16"/>
              </w:rPr>
              <w:t>High</w:t>
            </w:r>
          </w:p>
        </w:tc>
        <w:tc>
          <w:tcPr>
            <w:tcW w:type="dxa" w:w="2721"/>
          </w:tcPr>
          <w:p>
            <w:r>
              <w:rPr>
                <w:sz w:val="16"/>
              </w:rPr>
              <w:t>Isolated vertices unhandled: no I0 registry, no V+ restriction, zero-inverse or epsilon convention anywhere (grep-confirmed) + Plan G6.</w:t>
            </w:r>
          </w:p>
        </w:tc>
        <w:tc>
          <w:tcPr>
            <w:tcW w:type="dxa" w:w="1474"/>
          </w:tcPr>
          <w:p>
            <w:r>
              <w:rPr>
                <w:sz w:val="16"/>
              </w:rPr>
              <w:t>Any normalized operator; node visibility / M5</w:t>
            </w:r>
          </w:p>
        </w:tc>
        <w:tc>
          <w:tcPr>
            <w:tcW w:type="dxa" w:w="2268"/>
          </w:tcPr>
          <w:p>
            <w:r>
              <w:rPr>
                <w:sz w:val="16"/>
              </w:rPr>
              <w:t>DEGREES_AND_ISOLATED per plan A4; three conventions with provenance; isolated nodes drawn dimmed, never dropped; UI panel lists I0 with reason.</w:t>
            </w:r>
          </w:p>
        </w:tc>
        <w:tc>
          <w:tcPr>
            <w:tcW w:type="dxa" w:w="1871"/>
          </w:tcPr>
          <w:p>
            <w:r>
              <w:rPr>
                <w:sz w:val="16"/>
              </w:rPr>
              <w:t>T4–T7 green; c4 fixture retained and reported; convention named in model card item 9.</w:t>
            </w:r>
          </w:p>
        </w:tc>
      </w:tr>
      <w:tr>
        <w:tc>
          <w:tcPr>
            <w:tcW w:type="dxa" w:w="510"/>
          </w:tcPr>
          <w:p>
            <w:r>
              <w:rPr>
                <w:sz w:val="16"/>
              </w:rPr>
              <w:t>F7</w:t>
            </w:r>
          </w:p>
        </w:tc>
        <w:tc>
          <w:tcPr>
            <w:tcW w:type="dxa" w:w="794"/>
            <w:shd w:val="clear" w:fill="ED7D31"/>
          </w:tcPr>
          <w:p>
            <w:r>
              <w:rPr>
                <w:b/>
                <w:color w:val="FFFFFF"/>
                <w:sz w:val="16"/>
              </w:rPr>
              <w:t>High</w:t>
            </w:r>
          </w:p>
        </w:tc>
        <w:tc>
          <w:tcPr>
            <w:tcW w:type="dxa" w:w="2721"/>
          </w:tcPr>
          <w:p>
            <w:r>
              <w:rPr>
                <w:sz w:val="16"/>
              </w:rPr>
              <w:t>Cross-type distances carry no operator declaration: no delta, Phi, dimension, seed, exactness or stress exists in code, API, or UI. Confirmed (API contract contains none of these words).</w:t>
            </w:r>
          </w:p>
        </w:tc>
        <w:tc>
          <w:tcPr>
            <w:tcW w:type="dxa" w:w="1474"/>
          </w:tcPr>
          <w:p>
            <w:r>
              <w:rPr>
                <w:sz w:val="16"/>
              </w:rPr>
              <w:t>Person-code proximity; exports / M6, M11, API</w:t>
            </w:r>
          </w:p>
        </w:tc>
        <w:tc>
          <w:tcPr>
            <w:tcW w:type="dxa" w:w="2268"/>
          </w:tcPr>
          <w:p>
            <w:r>
              <w:rPr>
                <w:sz w:val="16"/>
              </w:rPr>
              <w:t>Whenever person-code distances are visible, show operator, delta, d, seed, and exact-metric flag or stress/strain (plan Section 7 metric badge).</w:t>
            </w:r>
          </w:p>
        </w:tc>
        <w:tc>
          <w:tcPr>
            <w:tcW w:type="dxa" w:w="1871"/>
          </w:tcPr>
          <w:p>
            <w:r>
              <w:rPr>
                <w:sz w:val="16"/>
              </w:rPr>
              <w:t>Badge e2e test green; provenance schema requires these fields; export without them is blocked.</w:t>
            </w:r>
          </w:p>
        </w:tc>
      </w:tr>
      <w:tr>
        <w:tc>
          <w:tcPr>
            <w:tcW w:type="dxa" w:w="510"/>
          </w:tcPr>
          <w:p>
            <w:r>
              <w:rPr>
                <w:sz w:val="16"/>
              </w:rPr>
              <w:t>F8</w:t>
            </w:r>
          </w:p>
        </w:tc>
        <w:tc>
          <w:tcPr>
            <w:tcW w:type="dxa" w:w="794"/>
            <w:shd w:val="clear" w:fill="ED7D31"/>
          </w:tcPr>
          <w:p>
            <w:r>
              <w:rPr>
                <w:b/>
                <w:color w:val="FFFFFF"/>
                <w:sz w:val="16"/>
              </w:rPr>
              <w:t>High</w:t>
            </w:r>
          </w:p>
        </w:tc>
        <w:tc>
          <w:tcPr>
            <w:tcW w:type="dxa" w:w="2721"/>
          </w:tcPr>
          <w:p>
            <w:r>
              <w:rPr>
                <w:sz w:val="16"/>
              </w:rPr>
              <w:t>Attribution overstated: G built by stanza grouping, not G_i = X-transpose diag(Y_i,:) X; no normalized G-hat; 'contribution/contributes' is default wording (CONTEXT.md defines G as a contribution layer; fusion-math notes say 'who contributes'). Confirmed + Plan G5. Spec Example 4.</w:t>
            </w:r>
          </w:p>
        </w:tc>
        <w:tc>
          <w:tcPr>
            <w:tcW w:type="dxa" w:w="1474"/>
          </w:tcPr>
          <w:p>
            <w:r>
              <w:rPr>
                <w:sz w:val="16"/>
              </w:rPr>
              <w:t>Attribution heatmaps; reports / M7</w:t>
            </w:r>
          </w:p>
        </w:tc>
        <w:tc>
          <w:tcPr>
            <w:tcW w:type="dxa" w:w="2268"/>
          </w:tcPr>
          <w:p>
            <w:r>
              <w:rPr>
                <w:sz w:val="16"/>
              </w:rPr>
              <w:t>Implement A7 exactly (G, G-hat with 0/0 to 0); identity and bound tests; wording gate — 'association/exposure' unless person-specific evidence X_ita is registered.</w:t>
            </w:r>
          </w:p>
        </w:tc>
        <w:tc>
          <w:tcPr>
            <w:tcW w:type="dxa" w:w="1871"/>
          </w:tcPr>
          <w:p>
            <w:r>
              <w:rPr>
                <w:sz w:val="16"/>
              </w:rPr>
              <w:t>T12–T13 green; wording-gate unit test green; G vs G-hat choice recorded in model card item 7.</w:t>
            </w:r>
          </w:p>
        </w:tc>
      </w:tr>
      <w:tr>
        <w:tc>
          <w:tcPr>
            <w:tcW w:type="dxa" w:w="510"/>
          </w:tcPr>
          <w:p>
            <w:r>
              <w:rPr>
                <w:sz w:val="16"/>
              </w:rPr>
              <w:t>F9</w:t>
            </w:r>
          </w:p>
        </w:tc>
        <w:tc>
          <w:tcPr>
            <w:tcW w:type="dxa" w:w="794"/>
            <w:shd w:val="clear" w:fill="ED7D31"/>
          </w:tcPr>
          <w:p>
            <w:r>
              <w:rPr>
                <w:b/>
                <w:color w:val="FFFFFF"/>
                <w:sz w:val="16"/>
              </w:rPr>
              <w:t>High</w:t>
            </w:r>
          </w:p>
        </w:tc>
        <w:tc>
          <w:tcPr>
            <w:tcW w:type="dxa" w:w="2721"/>
          </w:tcPr>
          <w:p>
            <w:r>
              <w:rPr>
                <w:sz w:val="16"/>
              </w:rPr>
              <w:t>Centrality/layout presented stronger than the math supports: invented metrics (conceptBrokerage with magic 0.5 divisor; neighborContribution = S x B) and cross-type z-scores shipped to users; spec's four typed families absent. Confirmed (buildMetrics).</w:t>
            </w:r>
          </w:p>
        </w:tc>
        <w:tc>
          <w:tcPr>
            <w:tcW w:type="dxa" w:w="1474"/>
          </w:tcPr>
          <w:p>
            <w:r>
              <w:rPr>
                <w:sz w:val="16"/>
              </w:rPr>
              <w:t>Role profiles; rankings / M8</w:t>
            </w:r>
          </w:p>
        </w:tc>
        <w:tc>
          <w:tcPr>
            <w:tcW w:type="dxa" w:w="2268"/>
          </w:tcPr>
          <w:p>
            <w:r>
              <w:rPr>
                <w:sz w:val="16"/>
              </w:rPr>
              <w:t>Replace with within-type S-block and W-block measures, bipartite B measures, and whole-graph typed measures tagged 'position in typed graph, not type-free importance'; retire or explicitly label invented metrics as experimental.</w:t>
            </w:r>
          </w:p>
        </w:tc>
        <w:tc>
          <w:tcPr>
            <w:tcW w:type="dxa" w:w="1871"/>
          </w:tcPr>
          <w:p>
            <w:r>
              <w:rPr>
                <w:sz w:val="16"/>
              </w:rPr>
              <w:t>Typed-centrality contract test green; no mixed-type ranked list without type tags; experimental metrics excluded from default views.</w:t>
            </w:r>
          </w:p>
        </w:tc>
      </w:tr>
      <w:tr>
        <w:tc>
          <w:tcPr>
            <w:tcW w:type="dxa" w:w="510"/>
          </w:tcPr>
          <w:p>
            <w:r>
              <w:rPr>
                <w:sz w:val="16"/>
              </w:rPr>
              <w:t>F10</w:t>
            </w:r>
          </w:p>
        </w:tc>
        <w:tc>
          <w:tcPr>
            <w:tcW w:type="dxa" w:w="794"/>
            <w:shd w:val="clear" w:fill="FFD966"/>
          </w:tcPr>
          <w:p>
            <w:r>
              <w:rPr>
                <w:b/>
                <w:color w:val="000000"/>
                <w:sz w:val="16"/>
              </w:rPr>
              <w:t>Medium</w:t>
            </w:r>
          </w:p>
        </w:tc>
        <w:tc>
          <w:tcPr>
            <w:tcW w:type="dxa" w:w="2721"/>
          </w:tcPr>
          <w:p>
            <w:r>
              <w:rPr>
                <w:sz w:val="16"/>
              </w:rPr>
              <w:t>Group/temporal claims without validation: temporal-runtime computes windows but no permutation, bootstrap, null models, or sensitivity tooling exists. Confirmed + Plan G10.</w:t>
            </w:r>
          </w:p>
        </w:tc>
        <w:tc>
          <w:tcPr>
            <w:tcW w:type="dxa" w:w="1474"/>
          </w:tcPr>
          <w:p>
            <w:r>
              <w:rPr>
                <w:sz w:val="16"/>
              </w:rPr>
              <w:t>Group comparison; Temporal Fusion Arc / M9, M10</w:t>
            </w:r>
          </w:p>
        </w:tc>
        <w:tc>
          <w:tcPr>
            <w:tcW w:type="dxa" w:w="2268"/>
          </w:tcPr>
          <w:p>
            <w:r>
              <w:rPr>
                <w:sz w:val="16"/>
              </w:rPr>
              <w:t>VALIDATE() with seeded permutation and window bootstrap per the spec's claim-to-validation table; never report a raw distance alone; p-values and seeds in the model card.</w:t>
            </w:r>
          </w:p>
        </w:tc>
        <w:tc>
          <w:tcPr>
            <w:tcW w:type="dxa" w:w="1871"/>
          </w:tcPr>
          <w:p>
            <w:r>
              <w:rPr>
                <w:sz w:val="16"/>
              </w:rPr>
              <w:t>Reproducible p-values by seed; comparative views show test name + p or a 'Descriptive only' badge.</w:t>
            </w:r>
          </w:p>
        </w:tc>
      </w:tr>
      <w:tr>
        <w:tc>
          <w:tcPr>
            <w:tcW w:type="dxa" w:w="510"/>
          </w:tcPr>
          <w:p>
            <w:r>
              <w:rPr>
                <w:sz w:val="16"/>
              </w:rPr>
              <w:t>F11</w:t>
            </w:r>
          </w:p>
        </w:tc>
        <w:tc>
          <w:tcPr>
            <w:tcW w:type="dxa" w:w="794"/>
            <w:shd w:val="clear" w:fill="FFD966"/>
          </w:tcPr>
          <w:p>
            <w:r>
              <w:rPr>
                <w:b/>
                <w:color w:val="000000"/>
                <w:sz w:val="16"/>
              </w:rPr>
              <w:t>Medium</w:t>
            </w:r>
          </w:p>
        </w:tc>
        <w:tc>
          <w:tcPr>
            <w:tcW w:type="dxa" w:w="2721"/>
          </w:tcPr>
          <w:p>
            <w:r>
              <w:rPr>
                <w:sz w:val="16"/>
              </w:rPr>
              <w:t>Naming drift A_SENA vs A_fusion in revision-era surfaces (Plan G1); core lib already uses A_fusion.</w:t>
            </w:r>
          </w:p>
        </w:tc>
        <w:tc>
          <w:tcPr>
            <w:tcW w:type="dxa" w:w="1474"/>
          </w:tcPr>
          <w:p>
            <w:r>
              <w:rPr>
                <w:sz w:val="16"/>
              </w:rPr>
              <w:t>Code, API labels, exports / all</w:t>
            </w:r>
          </w:p>
        </w:tc>
        <w:tc>
          <w:tcPr>
            <w:tcW w:type="dxa" w:w="2268"/>
          </w:tcPr>
          <w:p>
            <w:r>
              <w:rPr>
                <w:sz w:val="16"/>
              </w:rPr>
              <w:t>Single-name sweep; lint ban on A_SENA; UI labels and exported reports say A_fusion (A_fusion^dir).</w:t>
            </w:r>
          </w:p>
        </w:tc>
        <w:tc>
          <w:tcPr>
            <w:tcW w:type="dxa" w:w="1871"/>
          </w:tcPr>
          <w:p>
            <w:r>
              <w:rPr>
                <w:sz w:val="16"/>
              </w:rPr>
              <w:t>Zero occurrences of A_SENA outside historical docs.</w:t>
            </w:r>
          </w:p>
        </w:tc>
      </w:tr>
      <w:tr>
        <w:tc>
          <w:tcPr>
            <w:tcW w:type="dxa" w:w="510"/>
          </w:tcPr>
          <w:p>
            <w:r>
              <w:rPr>
                <w:sz w:val="16"/>
              </w:rPr>
              <w:t>F12</w:t>
            </w:r>
          </w:p>
        </w:tc>
        <w:tc>
          <w:tcPr>
            <w:tcW w:type="dxa" w:w="794"/>
            <w:shd w:val="clear" w:fill="FFD966"/>
          </w:tcPr>
          <w:p>
            <w:r>
              <w:rPr>
                <w:b/>
                <w:color w:val="000000"/>
                <w:sz w:val="16"/>
              </w:rPr>
              <w:t>Medium</w:t>
            </w:r>
          </w:p>
        </w:tc>
        <w:tc>
          <w:tcPr>
            <w:tcW w:type="dxa" w:w="2721"/>
          </w:tcPr>
          <w:p>
            <w:r>
              <w:rPr>
                <w:sz w:val="16"/>
              </w:rPr>
              <w:t>Edge-type semantics implicit: rho(e) in {PP, CC, PC} not represented in schema; PC/CP distinction only meaningful in directed mode but not modeled. Plan G9; types confirmed absent from schema registry.</w:t>
            </w:r>
          </w:p>
        </w:tc>
        <w:tc>
          <w:tcPr>
            <w:tcW w:type="dxa" w:w="1474"/>
          </w:tcPr>
          <w:p>
            <w:r>
              <w:rPr>
                <w:sz w:val="16"/>
              </w:rPr>
              <w:t>Data model; serializations / M1, contracts</w:t>
            </w:r>
          </w:p>
        </w:tc>
        <w:tc>
          <w:tcPr>
            <w:tcW w:type="dxa" w:w="2268"/>
          </w:tcPr>
          <w:p>
            <w:r>
              <w:rPr>
                <w:sz w:val="16"/>
              </w:rPr>
              <w:t>Typed edge schema in the data contract; serializations carry edge types; directed mode adds ordered PC/CP.</w:t>
            </w:r>
          </w:p>
        </w:tc>
        <w:tc>
          <w:tcPr>
            <w:tcW w:type="dxa" w:w="1871"/>
          </w:tcPr>
          <w:p>
            <w:r>
              <w:rPr>
                <w:sz w:val="16"/>
              </w:rPr>
              <w:t>Contract test validates edge typing on every export.</w:t>
            </w:r>
          </w:p>
        </w:tc>
      </w:tr>
    </w:tbl>
    <w:p>
      <w:pPr>
        <w:spacing w:after="40"/>
      </w:pPr>
    </w:p>
    <w:p>
      <w:pPr>
        <w:pStyle w:val="Heading1"/>
      </w:pPr>
      <w:r>
        <w:t>3. Architecture and codebase risks</w:t>
      </w:r>
    </w:p>
    <w:p>
      <w:pPr>
        <w:pStyle w:val="Heading2"/>
      </w:pPr>
      <w:r>
        <w:t>3.1 Current shape vs the plan's target (M1–M11)</w:t>
      </w:r>
    </w:p>
    <w:p>
      <w:r>
        <w:rPr>
          <w:b w:val="0"/>
          <w:i w:val="0"/>
        </w:rPr>
        <w:t>The development plan prescribes eleven modules behind one typed data contract, every module returning a provenance record. The current code concentrates M1–M8 inside two files (model.ts builds layers, fusion, metrics, temporal windows; the workspace component owns layout and interaction), has no M5 operator layer, no M6 embedding, no M10 validation, and a partial M11 (report/export exist; no model card or render gate).</w:t>
      </w:r>
    </w:p>
    <w:tbl>
      <w:tblPr>
        <w:tblStyle w:val="TableGrid"/>
        <w:tblW w:type="auto" w:w="0"/>
        <w:tblLayout w:type="fixed"/>
        <w:tblLook w:firstColumn="1" w:firstRow="1" w:lastColumn="0" w:lastRow="0" w:noHBand="0" w:noVBand="1" w:val="04A0"/>
      </w:tblPr>
      <w:tblGrid>
        <w:gridCol w:w="3213"/>
        <w:gridCol w:w="3213"/>
        <w:gridCol w:w="3213"/>
      </w:tblGrid>
      <w:tr>
        <w:trPr>
          <w:tblHeader w:val="true"/>
        </w:trPr>
        <w:tc>
          <w:tcPr>
            <w:tcW w:type="dxa" w:w="1814"/>
            <w:shd w:val="clear" w:fill="1F4E79"/>
          </w:tcPr>
          <w:p>
            <w:r>
              <w:rPr>
                <w:b/>
                <w:color w:val="FFFFFF"/>
                <w:sz w:val="17"/>
              </w:rPr>
              <w:t>Module (plan)</w:t>
            </w:r>
          </w:p>
        </w:tc>
        <w:tc>
          <w:tcPr>
            <w:tcW w:type="dxa" w:w="5216"/>
            <w:shd w:val="clear" w:fill="1F4E79"/>
          </w:tcPr>
          <w:p>
            <w:r>
              <w:rPr>
                <w:b/>
                <w:color w:val="FFFFFF"/>
                <w:sz w:val="17"/>
              </w:rPr>
              <w:t>Current state (confirmed)</w:t>
            </w:r>
          </w:p>
        </w:tc>
        <w:tc>
          <w:tcPr>
            <w:tcW w:type="dxa" w:w="2608"/>
            <w:shd w:val="clear" w:fill="1F4E79"/>
          </w:tcPr>
          <w:p>
            <w:r>
              <w:rPr>
                <w:b/>
                <w:color w:val="FFFFFF"/>
                <w:sz w:val="17"/>
              </w:rPr>
              <w:t>Verdict</w:t>
            </w:r>
          </w:p>
        </w:tc>
      </w:tr>
      <w:tr>
        <w:tc>
          <w:tcPr>
            <w:tcW w:type="dxa" w:w="1814"/>
          </w:tcPr>
          <w:p>
            <w:r>
              <w:rPr>
                <w:sz w:val="17"/>
              </w:rPr>
              <w:t>M1 Ingest</w:t>
            </w:r>
          </w:p>
        </w:tc>
        <w:tc>
          <w:tcPr>
            <w:tcW w:type="dxa" w:w="5216"/>
          </w:tcPr>
          <w:p>
            <w:r>
              <w:rPr>
                <w:sz w:val="17"/>
              </w:rPr>
              <w:t>import.ts / import-adapters.ts; uploads route; symmetrizes on ingest by default</w:t>
            </w:r>
          </w:p>
        </w:tc>
        <w:tc>
          <w:tcPr>
            <w:tcW w:type="dxa" w:w="2608"/>
          </w:tcPr>
          <w:p>
            <w:r>
              <w:rPr>
                <w:sz w:val="17"/>
              </w:rPr>
              <w:t>Rework: preserve R; declare direction</w:t>
            </w:r>
          </w:p>
        </w:tc>
      </w:tr>
      <w:tr>
        <w:tc>
          <w:tcPr>
            <w:tcW w:type="dxa" w:w="1814"/>
          </w:tcPr>
          <w:p>
            <w:r>
              <w:rPr>
                <w:sz w:val="17"/>
              </w:rPr>
              <w:t>M2 Layer builders</w:t>
            </w:r>
          </w:p>
        </w:tc>
        <w:tc>
          <w:tcPr>
            <w:tcW w:type="dxa" w:w="5216"/>
          </w:tcPr>
          <w:p>
            <w:r>
              <w:rPr>
                <w:sz w:val="17"/>
              </w:rPr>
              <w:t>model.ts buildSocialMatrix/buildConceptMatrix/buildBridgeMatrix; W is correct ENA-style stanza co-occurrence with zero diagonal; B mixes confidence weights</w:t>
            </w:r>
          </w:p>
        </w:tc>
        <w:tc>
          <w:tcPr>
            <w:tcW w:type="dxa" w:w="2608"/>
          </w:tcPr>
          <w:p>
            <w:r>
              <w:rPr>
                <w:sz w:val="17"/>
              </w:rPr>
              <w:t>Keep W; declare B rule; add directed variants</w:t>
            </w:r>
          </w:p>
        </w:tc>
      </w:tr>
      <w:tr>
        <w:tc>
          <w:tcPr>
            <w:tcW w:type="dxa" w:w="1814"/>
          </w:tcPr>
          <w:p>
            <w:r>
              <w:rPr>
                <w:sz w:val="17"/>
              </w:rPr>
              <w:t>M3 Normalization</w:t>
            </w:r>
          </w:p>
        </w:tc>
        <w:tc>
          <w:tcPr>
            <w:tcW w:type="dxa" w:w="5216"/>
          </w:tcPr>
          <w:p>
            <w:r>
              <w:rPr>
                <w:sz w:val="17"/>
              </w:rPr>
              <w:t>normalizeMatrix: max, log-max, 'none'; no axioms</w:t>
            </w:r>
          </w:p>
        </w:tc>
        <w:tc>
          <w:tcPr>
            <w:tcW w:type="dxa" w:w="2608"/>
          </w:tcPr>
          <w:p>
            <w:r>
              <w:rPr>
                <w:sz w:val="17"/>
              </w:rPr>
              <w:t>Replace with ADMISSIBLE_NORMALIZE</w:t>
            </w:r>
          </w:p>
        </w:tc>
      </w:tr>
      <w:tr>
        <w:tc>
          <w:tcPr>
            <w:tcW w:type="dxa" w:w="1814"/>
          </w:tcPr>
          <w:p>
            <w:r>
              <w:rPr>
                <w:sz w:val="17"/>
              </w:rPr>
              <w:t>M4 Fusion assembly</w:t>
            </w:r>
          </w:p>
        </w:tc>
        <w:tc>
          <w:tcPr>
            <w:tcW w:type="dxa" w:w="5216"/>
          </w:tcPr>
          <w:p>
            <w:r>
              <w:rPr>
                <w:sz w:val="17"/>
              </w:rPr>
              <w:t>buildFusionMatrix: correct block equation; audited by fusion-math.ts; fingerprinted</w:t>
            </w:r>
          </w:p>
        </w:tc>
        <w:tc>
          <w:tcPr>
            <w:tcW w:type="dxa" w:w="2608"/>
          </w:tcPr>
          <w:p>
            <w:r>
              <w:rPr>
                <w:sz w:val="17"/>
              </w:rPr>
              <w:t>Keep; add directed assembly + tags</w:t>
            </w:r>
          </w:p>
        </w:tc>
      </w:tr>
      <w:tr>
        <w:tc>
          <w:tcPr>
            <w:tcW w:type="dxa" w:w="1814"/>
          </w:tcPr>
          <w:p>
            <w:r>
              <w:rPr>
                <w:sz w:val="17"/>
              </w:rPr>
              <w:t>M5 Graph operators</w:t>
            </w:r>
          </w:p>
        </w:tc>
        <w:tc>
          <w:tcPr>
            <w:tcW w:type="dxa" w:w="5216"/>
          </w:tcPr>
          <w:p>
            <w:r>
              <w:rPr>
                <w:sz w:val="17"/>
              </w:rPr>
              <w:t>Absent (no degrees-as-object, I0, Laplacians, conventions)</w:t>
            </w:r>
          </w:p>
        </w:tc>
        <w:tc>
          <w:tcPr>
            <w:tcW w:type="dxa" w:w="2608"/>
          </w:tcPr>
          <w:p>
            <w:r>
              <w:rPr>
                <w:sz w:val="17"/>
              </w:rPr>
              <w:t>Build new</w:t>
            </w:r>
          </w:p>
        </w:tc>
      </w:tr>
      <w:tr>
        <w:tc>
          <w:tcPr>
            <w:tcW w:type="dxa" w:w="1814"/>
          </w:tcPr>
          <w:p>
            <w:r>
              <w:rPr>
                <w:sz w:val="17"/>
              </w:rPr>
              <w:t>M6 Embedding</w:t>
            </w:r>
          </w:p>
        </w:tc>
        <w:tc>
          <w:tcPr>
            <w:tcW w:type="dxa" w:w="5216"/>
          </w:tcPr>
          <w:p>
            <w:r>
              <w:rPr>
                <w:sz w:val="17"/>
              </w:rPr>
              <w:t>Absent (no eigensolver in repo)</w:t>
            </w:r>
          </w:p>
        </w:tc>
        <w:tc>
          <w:tcPr>
            <w:tcW w:type="dxa" w:w="2608"/>
          </w:tcPr>
          <w:p>
            <w:r>
              <w:rPr>
                <w:sz w:val="17"/>
              </w:rPr>
              <w:t>Build new (see 3.3)</w:t>
            </w:r>
          </w:p>
        </w:tc>
      </w:tr>
      <w:tr>
        <w:tc>
          <w:tcPr>
            <w:tcW w:type="dxa" w:w="1814"/>
          </w:tcPr>
          <w:p>
            <w:r>
              <w:rPr>
                <w:sz w:val="17"/>
              </w:rPr>
              <w:t>M7 Attribution</w:t>
            </w:r>
          </w:p>
        </w:tc>
        <w:tc>
          <w:tcPr>
            <w:tcW w:type="dxa" w:w="5216"/>
          </w:tcPr>
          <w:p>
            <w:r>
              <w:rPr>
                <w:sz w:val="17"/>
              </w:rPr>
              <w:t>buildPairContribution: stanza-based G with direct/supporting split; not the spec estimator; no G-hat</w:t>
            </w:r>
          </w:p>
        </w:tc>
        <w:tc>
          <w:tcPr>
            <w:tcW w:type="dxa" w:w="2608"/>
          </w:tcPr>
          <w:p>
            <w:r>
              <w:rPr>
                <w:sz w:val="17"/>
              </w:rPr>
              <w:t>Rework to A7; keep the direct/supporting instinct as evidence detail</w:t>
            </w:r>
          </w:p>
        </w:tc>
      </w:tr>
      <w:tr>
        <w:tc>
          <w:tcPr>
            <w:tcW w:type="dxa" w:w="1814"/>
          </w:tcPr>
          <w:p>
            <w:r>
              <w:rPr>
                <w:sz w:val="17"/>
              </w:rPr>
              <w:t>M8 Typed centrality</w:t>
            </w:r>
          </w:p>
        </w:tc>
        <w:tc>
          <w:tcPr>
            <w:tcW w:type="dxa" w:w="5216"/>
          </w:tcPr>
          <w:p>
            <w:r>
              <w:rPr>
                <w:sz w:val="17"/>
              </w:rPr>
              <w:t>buildMetrics: invented scores + z-scores across types</w:t>
            </w:r>
          </w:p>
        </w:tc>
        <w:tc>
          <w:tcPr>
            <w:tcW w:type="dxa" w:w="2608"/>
          </w:tcPr>
          <w:p>
            <w:r>
              <w:rPr>
                <w:sz w:val="17"/>
              </w:rPr>
              <w:t>Replace with four typed families</w:t>
            </w:r>
          </w:p>
        </w:tc>
      </w:tr>
      <w:tr>
        <w:tc>
          <w:tcPr>
            <w:tcW w:type="dxa" w:w="1814"/>
          </w:tcPr>
          <w:p>
            <w:r>
              <w:rPr>
                <w:sz w:val="17"/>
              </w:rPr>
              <w:t>M9 Temporal</w:t>
            </w:r>
          </w:p>
        </w:tc>
        <w:tc>
          <w:tcPr>
            <w:tcW w:type="dxa" w:w="5216"/>
          </w:tcPr>
          <w:p>
            <w:r>
              <w:rPr>
                <w:sz w:val="17"/>
              </w:rPr>
              <w:t>temporal-runtime.ts + model.ts windows (stage / moving / turn)</w:t>
            </w:r>
          </w:p>
        </w:tc>
        <w:tc>
          <w:tcPr>
            <w:tcW w:type="dxa" w:w="2608"/>
          </w:tcPr>
          <w:p>
            <w:r>
              <w:rPr>
                <w:sz w:val="17"/>
              </w:rPr>
              <w:t>Keep windowing; add norm_policy + validation hook</w:t>
            </w:r>
          </w:p>
        </w:tc>
      </w:tr>
      <w:tr>
        <w:tc>
          <w:tcPr>
            <w:tcW w:type="dxa" w:w="1814"/>
          </w:tcPr>
          <w:p>
            <w:r>
              <w:rPr>
                <w:sz w:val="17"/>
              </w:rPr>
              <w:t>M10 Validation</w:t>
            </w:r>
          </w:p>
        </w:tc>
        <w:tc>
          <w:tcPr>
            <w:tcW w:type="dxa" w:w="5216"/>
          </w:tcPr>
          <w:p>
            <w:r>
              <w:rPr>
                <w:sz w:val="17"/>
              </w:rPr>
              <w:t>Absent</w:t>
            </w:r>
          </w:p>
        </w:tc>
        <w:tc>
          <w:tcPr>
            <w:tcW w:type="dxa" w:w="2608"/>
          </w:tcPr>
          <w:p>
            <w:r>
              <w:rPr>
                <w:sz w:val="17"/>
              </w:rPr>
              <w:t>Build new</w:t>
            </w:r>
          </w:p>
        </w:tc>
      </w:tr>
      <w:tr>
        <w:tc>
          <w:tcPr>
            <w:tcW w:type="dxa" w:w="1814"/>
          </w:tcPr>
          <w:p>
            <w:r>
              <w:rPr>
                <w:sz w:val="17"/>
              </w:rPr>
              <w:t>M11 Reporting/UI</w:t>
            </w:r>
          </w:p>
        </w:tc>
        <w:tc>
          <w:tcPr>
            <w:tcW w:type="dxa" w:w="5216"/>
          </w:tcPr>
          <w:p>
            <w:r>
              <w:rPr>
                <w:sz w:val="17"/>
              </w:rPr>
              <w:t>report.ts, publication-export.ts, review-packet.ts, runtime-bundle.ts, schema-registry.ts; no model card, no render gate</w:t>
            </w:r>
          </w:p>
        </w:tc>
        <w:tc>
          <w:tcPr>
            <w:tcW w:type="dxa" w:w="2608"/>
          </w:tcPr>
          <w:p>
            <w:r>
              <w:rPr>
                <w:sz w:val="17"/>
              </w:rPr>
              <w:t>Extend: model card v2 + block_render_if_missing</w:t>
            </w:r>
          </w:p>
        </w:tc>
      </w:tr>
    </w:tbl>
    <w:p>
      <w:pPr>
        <w:spacing w:after="40"/>
      </w:pPr>
    </w:p>
    <w:p>
      <w:pPr>
        <w:pStyle w:val="Heading2"/>
      </w:pPr>
      <w:r>
        <w:t>3.2 Prototype signatures observed (each with evidence)</w:t>
      </w:r>
    </w:p>
    <w:p>
      <w:pPr>
        <w:pStyle w:val="ListBullet"/>
      </w:pPr>
      <w:r>
        <w:rPr>
          <w:b/>
        </w:rPr>
        <w:t xml:space="preserve">God component: </w:t>
      </w:r>
      <w:r>
        <w:t>components/sena/SenaFusionWorkspace.tsx is 10,860 lines — state, math, layout, rendering and copy in one file; workspace/fusion-layout.ts keeps geometry logic in the UI tree.</w:t>
      </w:r>
    </w:p>
    <w:p>
      <w:pPr>
        <w:pStyle w:val="ListBullet"/>
      </w:pPr>
      <w:r>
        <w:rPr>
          <w:b/>
        </w:rPr>
        <w:t xml:space="preserve">Hard-coded constants: </w:t>
      </w:r>
      <w:r>
        <w:t>alpha=0.72, beta=0.64, gamma=0.86 (defaultOptions); the 0.5 in conceptBrokerage; canvas clamp margins. None derived, none disclosed.</w:t>
      </w:r>
    </w:p>
    <w:p>
      <w:pPr>
        <w:pStyle w:val="ListBullet"/>
      </w:pPr>
      <w:r>
        <w:rPr>
          <w:b/>
        </w:rPr>
        <w:t xml:space="preserve">Parallel engines: </w:t>
      </w:r>
      <w:r>
        <w:t>legacy /api/ena/run (public, 'legacy-ena') beside lib/sena; vendored jena-js and sna-js forks carry their own algorithms — three places epistemic math can drift apart.</w:t>
      </w:r>
    </w:p>
    <w:p>
      <w:pPr>
        <w:pStyle w:val="ListBullet"/>
      </w:pPr>
      <w:r>
        <w:rPr>
          <w:b/>
        </w:rPr>
        <w:t xml:space="preserve">Contracts inverted: </w:t>
      </w:r>
      <w:r>
        <w:t>enterprise responses are richly typed and versioned, but the analysis config lacks required declared fields (direction, deg_convention, delta, Phi, d, seed are absent from types and API).</w:t>
      </w:r>
    </w:p>
    <w:p>
      <w:pPr>
        <w:pStyle w:val="ListBullet"/>
      </w:pPr>
      <w:r>
        <w:rPr>
          <w:b/>
        </w:rPr>
        <w:t xml:space="preserve">Silent fallbacks: </w:t>
      </w:r>
      <w:r>
        <w:t>B += segment.confidence ?? 1; warnings collected but nothing gates on them; NaN-coercion in audit totals (Number.isFinite ? value : 0).</w:t>
      </w:r>
    </w:p>
    <w:p>
      <w:pPr>
        <w:pStyle w:val="ListBullet"/>
      </w:pPr>
      <w:r>
        <w:rPr>
          <w:b/>
        </w:rPr>
        <w:t xml:space="preserve">Reproducibility gaps: </w:t>
      </w:r>
      <w:r>
        <w:t>no seed anywhere in the analysis path; no dataset content-hash; matrix fingerprints exist but are not bound to a dataset version.</w:t>
      </w:r>
    </w:p>
    <w:p>
      <w:pPr>
        <w:pStyle w:val="ListBullet"/>
      </w:pPr>
      <w:r>
        <w:rPr>
          <w:b/>
        </w:rPr>
        <w:t xml:space="preserve">Test inversion: </w:t>
      </w:r>
      <w:r>
        <w:t>~30 test files for auth/ops/SCIM/backup/go-live vs zero math goldens; the pyramid protects the ceremony, not the science.</w:t>
      </w:r>
    </w:p>
    <w:p>
      <w:pPr>
        <w:pStyle w:val="ListBullet"/>
      </w:pPr>
      <w:r>
        <w:rPr>
          <w:b/>
        </w:rPr>
        <w:t xml:space="preserve">Enterprise theater: </w:t>
      </w:r>
      <w:r>
        <w:t>SSO, MFA, SCIM, provisioning, go-live rehearsals, attestations, release gates — impressive scaffolding with real maintenance cost, while the analytical core is one endpoint. CONTEXT.md itself calls it a 'readiness loop', i.e., aspiration.</w:t>
      </w:r>
    </w:p>
    <w:p>
      <w:pPr>
        <w:pStyle w:val="ListBullet"/>
      </w:pPr>
      <w:r>
        <w:rPr>
          <w:b/>
        </w:rPr>
        <w:t xml:space="preserve">PoC persistence: </w:t>
      </w:r>
      <w:r>
        <w:t>.sena-enterprise/enterprise-db.json file-backed store for auth/team data with an uploads/ directory beside it.</w:t>
      </w:r>
    </w:p>
    <w:p>
      <w:pPr>
        <w:pStyle w:val="Heading2"/>
      </w:pPr>
      <w:r>
        <w:t>3.3 The one structural decision to make now: where the kernel lives</w:t>
      </w:r>
    </w:p>
    <w:p>
      <w:r>
        <w:rPr>
          <w:b w:val="0"/>
          <w:i w:val="0"/>
        </w:rPr>
        <w:t>Recommendation: extract a versioned analytics kernel as a TypeScript package (e.g. packages/sena-kernel) containing M2–M8 as pure functions over typed matrices, consumed by both the Next.js app and a server-side compute path for exports/validation. Add an eigensolver via ml-matrix (symmetric EVD is sufficient for L, L_sym, K, and L-pseudoinverse at CSCL scale). Gate the decision with the golden tests: if T10–T11 cannot meet tolerance in JS numerics, or beta datasets exceed roughly 1,500 nodes, stand up a small Python operator service (FastAPI + NumPy/SciPy) implementing M5–M6 and M10 behind the same provenance contract. Do not rewrite M1–M4: they are close to correct and rewriting them burns the schedule. Vendored jena-js/sna-js get pinned versions and nightly parity tests against reference outputs, and are no longer the source of truth for any SENA view.</w:t>
      </w:r>
    </w:p>
    <w:p>
      <w:r>
        <w:rPr>
          <w:b w:val="0"/>
          <w:i w:val="0"/>
        </w:rPr>
        <w:t>Also decide, and enforce from week 1: a change moratorium on the enterprise/ops surface (freeze, do not delete), and a decomposition budget for the workspace component (extract compute first, presentation later; no file above ~500 lines by week 8).</w:t>
      </w:r>
    </w:p>
    <w:p>
      <w:pPr>
        <w:pStyle w:val="Heading1"/>
      </w:pPr>
      <w:r>
        <w:t>4. Data model and API issues</w:t>
      </w:r>
    </w:p>
    <w:p>
      <w:pPr>
        <w:pStyle w:val="Heading2"/>
      </w:pPr>
      <w:r>
        <w:t>4.1 Minimum data contract to enforce</w:t>
      </w:r>
    </w:p>
    <w:p>
      <w:r>
        <w:rPr>
          <w:b w:val="0"/>
          <w:i w:val="0"/>
        </w:rPr>
        <w:t>The plan's Section 4 contract is adopted with one correction surfaced by this audit: the participation matrix Y must become first-class. Today participation is implicit in stanza grouping, which is exactly why G deviates from the spec's estimator. Enforce with zod schemas registered in schema-registry.ts; validation failures reject ingest with actionable messages.</w:t>
      </w:r>
    </w:p>
    <w:tbl>
      <w:tblPr>
        <w:tblStyle w:val="TableGrid"/>
        <w:tblW w:type="auto" w:w="0"/>
        <w:tblLayout w:type="fixed"/>
        <w:tblLook w:firstColumn="1" w:firstRow="1" w:lastColumn="0" w:lastRow="0" w:noHBand="0" w:noVBand="1" w:val="04A0"/>
      </w:tblPr>
      <w:tblGrid>
        <w:gridCol w:w="3213"/>
        <w:gridCol w:w="3213"/>
        <w:gridCol w:w="3213"/>
      </w:tblGrid>
      <w:tr>
        <w:trPr>
          <w:tblHeader w:val="true"/>
        </w:trPr>
        <w:tc>
          <w:tcPr>
            <w:tcW w:type="dxa" w:w="1474"/>
            <w:shd w:val="clear" w:fill="1F4E79"/>
          </w:tcPr>
          <w:p>
            <w:r>
              <w:rPr>
                <w:b/>
                <w:color w:val="FFFFFF"/>
                <w:sz w:val="17"/>
              </w:rPr>
              <w:t>Entity</w:t>
            </w:r>
          </w:p>
        </w:tc>
        <w:tc>
          <w:tcPr>
            <w:tcW w:type="dxa" w:w="3855"/>
            <w:shd w:val="clear" w:fill="1F4E79"/>
          </w:tcPr>
          <w:p>
            <w:r>
              <w:rPr>
                <w:b/>
                <w:color w:val="FFFFFF"/>
                <w:sz w:val="17"/>
              </w:rPr>
              <w:t>Required fields (minimum)</w:t>
            </w:r>
          </w:p>
        </w:tc>
        <w:tc>
          <w:tcPr>
            <w:tcW w:type="dxa" w:w="4309"/>
            <w:shd w:val="clear" w:fill="1F4E79"/>
          </w:tcPr>
          <w:p>
            <w:r>
              <w:rPr>
                <w:b/>
                <w:color w:val="FFFFFF"/>
                <w:sz w:val="17"/>
              </w:rPr>
              <w:t>Invariants enforced at ingest</w:t>
            </w:r>
          </w:p>
        </w:tc>
      </w:tr>
      <w:tr>
        <w:tc>
          <w:tcPr>
            <w:tcW w:type="dxa" w:w="1474"/>
          </w:tcPr>
          <w:p>
            <w:r>
              <w:rPr>
                <w:sz w:val="17"/>
              </w:rPr>
              <w:t>Person</w:t>
            </w:r>
          </w:p>
        </w:tc>
        <w:tc>
          <w:tcPr>
            <w:tcW w:type="dxa" w:w="3855"/>
          </w:tcPr>
          <w:p>
            <w:r>
              <w:rPr>
                <w:sz w:val="17"/>
              </w:rPr>
              <w:t>person_id (pseudonymous), label, group?, roster_ref?</w:t>
            </w:r>
          </w:p>
        </w:tc>
        <w:tc>
          <w:tcPr>
            <w:tcW w:type="dxa" w:w="4309"/>
          </w:tcPr>
          <w:p>
            <w:r>
              <w:rPr>
                <w:sz w:val="17"/>
              </w:rPr>
              <w:t>IDs unique + stable across sessions; pseudonym map stored separately from dataset</w:t>
            </w:r>
          </w:p>
        </w:tc>
      </w:tr>
      <w:tr>
        <w:tc>
          <w:tcPr>
            <w:tcW w:type="dxa" w:w="1474"/>
          </w:tcPr>
          <w:p>
            <w:r>
              <w:rPr>
                <w:sz w:val="17"/>
              </w:rPr>
              <w:t>Code / Codebook</w:t>
            </w:r>
          </w:p>
        </w:tc>
        <w:tc>
          <w:tcPr>
            <w:tcW w:type="dxa" w:w="3855"/>
          </w:tcPr>
          <w:p>
            <w:r>
              <w:rPr>
                <w:sz w:val="17"/>
              </w:rPr>
              <w:t>code_id, label, codebook_id@version (content hash)</w:t>
            </w:r>
          </w:p>
        </w:tc>
        <w:tc>
          <w:tcPr>
            <w:tcW w:type="dxa" w:w="4309"/>
          </w:tcPr>
          <w:p>
            <w:r>
              <w:rPr>
                <w:sz w:val="17"/>
              </w:rPr>
              <w:t>W/B/G computed under exactly one codebook version; version change invalidates caches</w:t>
            </w:r>
          </w:p>
        </w:tc>
      </w:tr>
      <w:tr>
        <w:tc>
          <w:tcPr>
            <w:tcW w:type="dxa" w:w="1474"/>
          </w:tcPr>
          <w:p>
            <w:r>
              <w:rPr>
                <w:sz w:val="17"/>
              </w:rPr>
              <w:t>Window (unit/stanza)</w:t>
            </w:r>
          </w:p>
        </w:tc>
        <w:tc>
          <w:tcPr>
            <w:tcW w:type="dxa" w:w="3855"/>
          </w:tcPr>
          <w:p>
            <w:r>
              <w:rPr>
                <w:sz w:val="17"/>
              </w:rPr>
              <w:t>window_id, rule (stage | moving(size,step) | turn(radius)), bounds, timestamps</w:t>
            </w:r>
          </w:p>
        </w:tc>
        <w:tc>
          <w:tcPr>
            <w:tcW w:type="dxa" w:w="4309"/>
          </w:tcPr>
          <w:p>
            <w:r>
              <w:rPr>
                <w:sz w:val="17"/>
              </w:rPr>
              <w:t>Windows partition/ cover discourse per declared rule; rule disclosed in model card item 1</w:t>
            </w:r>
          </w:p>
        </w:tc>
      </w:tr>
      <w:tr>
        <w:tc>
          <w:tcPr>
            <w:tcW w:type="dxa" w:w="1474"/>
          </w:tcPr>
          <w:p>
            <w:r>
              <w:rPr>
                <w:sz w:val="17"/>
              </w:rPr>
              <w:t>Interaction</w:t>
            </w:r>
          </w:p>
        </w:tc>
        <w:tc>
          <w:tcPr>
            <w:tcW w:type="dxa" w:w="3855"/>
          </w:tcPr>
          <w:p>
            <w:r>
              <w:rPr>
                <w:sz w:val="17"/>
              </w:rPr>
              <w:t>source, target, weight&gt;=0, stage, turnIndex?, timestamp</w:t>
            </w:r>
          </w:p>
        </w:tc>
        <w:tc>
          <w:tcPr>
            <w:tcW w:type="dxa" w:w="4309"/>
          </w:tcPr>
          <w:p>
            <w:r>
              <w:rPr>
                <w:sz w:val="17"/>
              </w:rPr>
              <w:t>Referential integrity to persons; direction preserved as recorded</w:t>
            </w:r>
          </w:p>
        </w:tc>
      </w:tr>
      <w:tr>
        <w:tc>
          <w:tcPr>
            <w:tcW w:type="dxa" w:w="1474"/>
          </w:tcPr>
          <w:p>
            <w:r>
              <w:rPr>
                <w:sz w:val="17"/>
              </w:rPr>
              <w:t>Coded segment</w:t>
            </w:r>
          </w:p>
        </w:tc>
        <w:tc>
          <w:tcPr>
            <w:tcW w:type="dxa" w:w="3855"/>
          </w:tcPr>
          <w:p>
            <w:r>
              <w:rPr>
                <w:sz w:val="17"/>
              </w:rPr>
              <w:t>segment_id, window_id, person_id?, codes[], coder (human|ai@model), confidence?</w:t>
            </w:r>
          </w:p>
        </w:tc>
        <w:tc>
          <w:tcPr>
            <w:tcW w:type="dxa" w:w="4309"/>
          </w:tcPr>
          <w:p>
            <w:r>
              <w:rPr>
                <w:sz w:val="17"/>
              </w:rPr>
              <w:t>person_id present =&gt; counts as person-specific evidence (X_ita); confidence used only under declared B rule</w:t>
            </w:r>
          </w:p>
        </w:tc>
      </w:tr>
      <w:tr>
        <w:tc>
          <w:tcPr>
            <w:tcW w:type="dxa" w:w="1474"/>
          </w:tcPr>
          <w:p>
            <w:r>
              <w:rPr>
                <w:sz w:val="17"/>
              </w:rPr>
              <w:t>Matrices Y, X, R</w:t>
            </w:r>
          </w:p>
        </w:tc>
        <w:tc>
          <w:tcPr>
            <w:tcW w:type="dxa" w:w="3855"/>
          </w:tcPr>
          <w:p>
            <w:r>
              <w:rPr>
                <w:sz w:val="17"/>
              </w:rPr>
              <w:t>Y[n][q]&gt;=0, X[q][m]&gt;=0, R[n][n]&gt;=0 (derived or uploaded)</w:t>
            </w:r>
          </w:p>
        </w:tc>
        <w:tc>
          <w:tcPr>
            <w:tcW w:type="dxa" w:w="4309"/>
          </w:tcPr>
          <w:p>
            <w:r>
              <w:rPr>
                <w:sz w:val="17"/>
              </w:rPr>
              <w:t>Nonnegativity; dimension agreement; provenance of derivation formulas</w:t>
            </w:r>
          </w:p>
        </w:tc>
      </w:tr>
      <w:tr>
        <w:tc>
          <w:tcPr>
            <w:tcW w:type="dxa" w:w="1474"/>
          </w:tcPr>
          <w:p>
            <w:r>
              <w:rPr>
                <w:sz w:val="17"/>
              </w:rPr>
              <w:t>X_ita (optional)</w:t>
            </w:r>
          </w:p>
        </w:tc>
        <w:tc>
          <w:tcPr>
            <w:tcW w:type="dxa" w:w="3855"/>
          </w:tcPr>
          <w:p>
            <w:r>
              <w:rPr>
                <w:sz w:val="17"/>
              </w:rPr>
              <w:t>person-specific activation X[i][t][a]</w:t>
            </w:r>
          </w:p>
        </w:tc>
        <w:tc>
          <w:tcPr>
            <w:tcW w:type="dxa" w:w="4309"/>
          </w:tcPr>
          <w:p>
            <w:r>
              <w:rPr>
                <w:sz w:val="17"/>
              </w:rPr>
              <w:t>Presence unlocks 'contribution' wording (model card item 7)</w:t>
            </w:r>
          </w:p>
        </w:tc>
      </w:tr>
      <w:tr>
        <w:tc>
          <w:tcPr>
            <w:tcW w:type="dxa" w:w="1474"/>
          </w:tcPr>
          <w:p>
            <w:r>
              <w:rPr>
                <w:sz w:val="17"/>
              </w:rPr>
              <w:t>AnalysisConfig</w:t>
            </w:r>
          </w:p>
        </w:tc>
        <w:tc>
          <w:tcPr>
            <w:tcW w:type="dxa" w:w="3855"/>
          </w:tcPr>
          <w:p>
            <w:r>
              <w:rPr>
                <w:sz w:val="17"/>
              </w:rPr>
              <w:t>direction, self_loops, norm_rule, alpha, beta, gamma, deg_convention, delta, Phi, d, seed, attribution</w:t>
            </w:r>
          </w:p>
        </w:tc>
        <w:tc>
          <w:tcPr>
            <w:tcW w:type="dxa" w:w="4309"/>
          </w:tcPr>
          <w:p>
            <w:r>
              <w:rPr>
                <w:sz w:val="17"/>
              </w:rPr>
              <w:t>All REQUIRED (plan Section 4); no defaults injected silently; config hash recorded</w:t>
            </w:r>
          </w:p>
        </w:tc>
      </w:tr>
      <w:tr>
        <w:tc>
          <w:tcPr>
            <w:tcW w:type="dxa" w:w="1474"/>
          </w:tcPr>
          <w:p>
            <w:r>
              <w:rPr>
                <w:sz w:val="17"/>
              </w:rPr>
              <w:t>ProvenanceRecord</w:t>
            </w:r>
          </w:p>
        </w:tc>
        <w:tc>
          <w:tcPr>
            <w:tcW w:type="dxa" w:w="3855"/>
          </w:tcPr>
          <w:p>
            <w:r>
              <w:rPr>
                <w:sz w:val="17"/>
              </w:rPr>
              <w:t>module, formulas, conventions, parameters, seed, dataset_version, config_hash, warnings</w:t>
            </w:r>
          </w:p>
        </w:tc>
        <w:tc>
          <w:tcPr>
            <w:tcW w:type="dxa" w:w="4309"/>
          </w:tcPr>
          <w:p>
            <w:r>
              <w:rPr>
                <w:sz w:val="17"/>
              </w:rPr>
              <w:t>Every module output carries one; M11 refuses to render without the full chain</w:t>
            </w:r>
          </w:p>
        </w:tc>
      </w:tr>
    </w:tbl>
    <w:p>
      <w:pPr>
        <w:spacing w:after="40"/>
      </w:pPr>
    </w:p>
    <w:p>
      <w:pPr>
        <w:pStyle w:val="Heading2"/>
      </w:pPr>
      <w:r>
        <w:t>4.2 Specific risks flagged</w:t>
      </w:r>
    </w:p>
    <w:p>
      <w:pPr>
        <w:pStyle w:val="ListBullet"/>
      </w:pPr>
      <w:r>
        <w:rPr>
          <w:b/>
        </w:rPr>
        <w:t xml:space="preserve">Ambiguous person IDs: </w:t>
      </w:r>
      <w:r>
        <w:t>names appear in sample data and uploads; without a pseudonym boundary at ingest, PII propagates into matrices, exports, and share links.</w:t>
      </w:r>
    </w:p>
    <w:p>
      <w:pPr>
        <w:pStyle w:val="ListBullet"/>
      </w:pPr>
      <w:r>
        <w:rPr>
          <w:b/>
        </w:rPr>
        <w:t xml:space="preserve">Codebook versioning: </w:t>
      </w:r>
      <w:r>
        <w:t>codebook edits do not version W/B/G today; two analyses under different codebooks are silently comparable in the UI.</w:t>
      </w:r>
    </w:p>
    <w:p>
      <w:pPr>
        <w:pStyle w:val="ListBullet"/>
      </w:pPr>
      <w:r>
        <w:rPr>
          <w:b/>
        </w:rPr>
        <w:t xml:space="preserve">Window definitions: </w:t>
      </w:r>
      <w:r>
        <w:t>three window modes exist (stage, moving, turn) but the active rule is not disclosed anywhere user-facing; W and G change meaning with the rule.</w:t>
      </w:r>
    </w:p>
    <w:p>
      <w:pPr>
        <w:pStyle w:val="ListBullet"/>
      </w:pPr>
      <w:r>
        <w:rPr>
          <w:b/>
        </w:rPr>
        <w:t xml:space="preserve">Raw vs normalized: </w:t>
      </w:r>
      <w:r>
        <w:t>matrices carry raw and normalized values (good) but exports do not label which is shown, and 'none' normalization makes mixing trivial.</w:t>
      </w:r>
    </w:p>
    <w:p>
      <w:pPr>
        <w:pStyle w:val="ListBullet"/>
      </w:pPr>
      <w:r>
        <w:rPr>
          <w:b/>
        </w:rPr>
        <w:t xml:space="preserve">Audit trail: </w:t>
      </w:r>
      <w:r>
        <w:t>per-edge evidence snippets exist (good instinct); formalize as edge -&gt; segment/interaction ID lists in exports so every A_fusion entry is auditable back to source rows.</w:t>
      </w:r>
    </w:p>
    <w:p>
      <w:pPr>
        <w:pStyle w:val="ListBullet"/>
      </w:pPr>
      <w:r>
        <w:rPr>
          <w:b/>
        </w:rPr>
        <w:t xml:space="preserve">Dataset versioning: </w:t>
      </w:r>
      <w:r>
        <w:t>no dataset content-hash; runtime bundles cannot prove which data produced them.</w:t>
      </w:r>
    </w:p>
    <w:p>
      <w:pPr>
        <w:pStyle w:val="ListBullet"/>
      </w:pPr>
      <w:r>
        <w:rPr>
          <w:b/>
        </w:rPr>
        <w:t xml:space="preserve">Export/import schema: </w:t>
      </w:r>
      <w:r>
        <w:t>runtime-bundle/review-packet exist but their schemas do not include conventions, seeds, or model card; imports do not re-validate.</w:t>
      </w:r>
    </w:p>
    <w:p>
      <w:pPr>
        <w:pStyle w:val="Heading2"/>
      </w:pPr>
      <w:r>
        <w:t>4.3 Analysis API v2 (service boundaries for the rebuild)</w:t>
      </w:r>
    </w:p>
    <w:p>
      <w:r>
        <w:rPr>
          <w:b w:val="0"/>
          <w:i w:val="0"/>
        </w:rPr>
        <w:t>Transport can remain Next.js API routes; the boundaries and the provenance envelope are what matter. Heavy operations (embedding, validation) run as background jobs on the existing ops/jobs queue.</w:t>
      </w:r>
    </w:p>
    <w:tbl>
      <w:tblPr>
        <w:tblStyle w:val="TableGrid"/>
        <w:tblW w:type="auto" w:w="0"/>
        <w:tblLayout w:type="fixed"/>
        <w:tblLook w:firstColumn="1" w:firstRow="1" w:lastColumn="0" w:lastRow="0" w:noHBand="0" w:noVBand="1" w:val="04A0"/>
      </w:tblPr>
      <w:tblGrid>
        <w:gridCol w:w="3213"/>
        <w:gridCol w:w="3213"/>
        <w:gridCol w:w="3213"/>
      </w:tblGrid>
      <w:tr>
        <w:trPr>
          <w:tblHeader w:val="true"/>
        </w:trPr>
        <w:tc>
          <w:tcPr>
            <w:tcW w:type="dxa" w:w="2608"/>
            <w:shd w:val="clear" w:fill="1F4E79"/>
          </w:tcPr>
          <w:p>
            <w:r>
              <w:rPr>
                <w:b/>
                <w:color w:val="FFFFFF"/>
                <w:sz w:val="17"/>
              </w:rPr>
              <w:t>Endpoint</w:t>
            </w:r>
          </w:p>
        </w:tc>
        <w:tc>
          <w:tcPr>
            <w:tcW w:type="dxa" w:w="3969"/>
            <w:shd w:val="clear" w:fill="1F4E79"/>
          </w:tcPr>
          <w:p>
            <w:r>
              <w:rPr>
                <w:b/>
                <w:color w:val="FFFFFF"/>
                <w:sz w:val="17"/>
              </w:rPr>
              <w:t>Purpose</w:t>
            </w:r>
          </w:p>
        </w:tc>
        <w:tc>
          <w:tcPr>
            <w:tcW w:type="dxa" w:w="3061"/>
            <w:shd w:val="clear" w:fill="1F4E79"/>
          </w:tcPr>
          <w:p>
            <w:r>
              <w:rPr>
                <w:b/>
                <w:color w:val="FFFFFF"/>
                <w:sz w:val="17"/>
              </w:rPr>
              <w:t>Notes</w:t>
            </w:r>
          </w:p>
        </w:tc>
      </w:tr>
      <w:tr>
        <w:tc>
          <w:tcPr>
            <w:tcW w:type="dxa" w:w="2608"/>
          </w:tcPr>
          <w:p>
            <w:r>
              <w:rPr>
                <w:sz w:val="17"/>
              </w:rPr>
              <w:t>POST/GET /api/sena/v2/datasets</w:t>
            </w:r>
          </w:p>
        </w:tc>
        <w:tc>
          <w:tcPr>
            <w:tcW w:type="dxa" w:w="3969"/>
          </w:tcPr>
          <w:p>
            <w:r>
              <w:rPr>
                <w:sz w:val="17"/>
              </w:rPr>
              <w:t>Ingest + contract validation; returns dataset_version (content hash)</w:t>
            </w:r>
          </w:p>
        </w:tc>
        <w:tc>
          <w:tcPr>
            <w:tcW w:type="dxa" w:w="3061"/>
          </w:tcPr>
          <w:p>
            <w:r>
              <w:rPr>
                <w:sz w:val="17"/>
              </w:rPr>
              <w:t>Rejects contract violations; pseudonymization enforced here</w:t>
            </w:r>
          </w:p>
        </w:tc>
      </w:tr>
      <w:tr>
        <w:tc>
          <w:tcPr>
            <w:tcW w:type="dxa" w:w="2608"/>
          </w:tcPr>
          <w:p>
            <w:r>
              <w:rPr>
                <w:sz w:val="17"/>
              </w:rPr>
              <w:t>POST /api/sena/v2/layers:build</w:t>
            </w:r>
          </w:p>
        </w:tc>
        <w:tc>
          <w:tcPr>
            <w:tcW w:type="dxa" w:w="3969"/>
          </w:tcPr>
          <w:p>
            <w:r>
              <w:rPr>
                <w:sz w:val="17"/>
              </w:rPr>
              <w:t>R, X, Y -&gt; S, W, B (+ B_PC, B_CP directed)</w:t>
            </w:r>
          </w:p>
        </w:tc>
        <w:tc>
          <w:tcPr>
            <w:tcW w:type="dxa" w:w="3061"/>
          </w:tcPr>
          <w:p>
            <w:r>
              <w:rPr>
                <w:sz w:val="17"/>
              </w:rPr>
              <w:t>Formulas + direction in provenance</w:t>
            </w:r>
          </w:p>
        </w:tc>
      </w:tr>
      <w:tr>
        <w:tc>
          <w:tcPr>
            <w:tcW w:type="dxa" w:w="2608"/>
          </w:tcPr>
          <w:p>
            <w:r>
              <w:rPr>
                <w:sz w:val="17"/>
              </w:rPr>
              <w:t>POST /api/sena/v2/fusion:assemble</w:t>
            </w:r>
          </w:p>
        </w:tc>
        <w:tc>
          <w:tcPr>
            <w:tcW w:type="dxa" w:w="3969"/>
          </w:tcPr>
          <w:p>
            <w:r>
              <w:rPr>
                <w:sz w:val="17"/>
              </w:rPr>
              <w:t>A_fusion or A_fusion^dir from normalized layers + weights</w:t>
            </w:r>
          </w:p>
        </w:tc>
        <w:tc>
          <w:tcPr>
            <w:tcW w:type="dxa" w:w="3061"/>
          </w:tcPr>
          <w:p>
            <w:r>
              <w:rPr>
                <w:sz w:val="17"/>
              </w:rPr>
              <w:t>Admissibility asserted; directed object tagged</w:t>
            </w:r>
          </w:p>
        </w:tc>
      </w:tr>
      <w:tr>
        <w:tc>
          <w:tcPr>
            <w:tcW w:type="dxa" w:w="2608"/>
          </w:tcPr>
          <w:p>
            <w:r>
              <w:rPr>
                <w:sz w:val="17"/>
              </w:rPr>
              <w:t>POST /api/sena/v2/operators:compute</w:t>
            </w:r>
          </w:p>
        </w:tc>
        <w:tc>
          <w:tcPr>
            <w:tcW w:type="dxa" w:w="3969"/>
          </w:tcPr>
          <w:p>
            <w:r>
              <w:rPr>
                <w:sz w:val="17"/>
              </w:rPr>
              <w:t>degrees, I0, V+, L, L_sym, L_rw under declared convention</w:t>
            </w:r>
          </w:p>
        </w:tc>
        <w:tc>
          <w:tcPr>
            <w:tcW w:type="dxa" w:w="3061"/>
          </w:tcPr>
          <w:p>
            <w:r>
              <w:rPr>
                <w:sz w:val="17"/>
              </w:rPr>
              <w:t>Convention required, no default</w:t>
            </w:r>
          </w:p>
        </w:tc>
      </w:tr>
      <w:tr>
        <w:tc>
          <w:tcPr>
            <w:tcW w:type="dxa" w:w="2608"/>
          </w:tcPr>
          <w:p>
            <w:r>
              <w:rPr>
                <w:sz w:val="17"/>
              </w:rPr>
              <w:t>POST /api/sena/v2/embeddings (job)</w:t>
            </w:r>
          </w:p>
        </w:tc>
        <w:tc>
          <w:tcPr>
            <w:tcW w:type="dxa" w:w="3969"/>
          </w:tcPr>
          <w:p>
            <w:r>
              <w:rPr>
                <w:sz w:val="17"/>
              </w:rPr>
              <w:t>Z = Phi(A_fusion); Schoenberg check; stress/strain</w:t>
            </w:r>
          </w:p>
        </w:tc>
        <w:tc>
          <w:tcPr>
            <w:tcW w:type="dxa" w:w="3061"/>
          </w:tcPr>
          <w:p>
            <w:r>
              <w:rPr>
                <w:sz w:val="17"/>
              </w:rPr>
              <w:t>seed required; metric_exact in response</w:t>
            </w:r>
          </w:p>
        </w:tc>
      </w:tr>
      <w:tr>
        <w:tc>
          <w:tcPr>
            <w:tcW w:type="dxa" w:w="2608"/>
          </w:tcPr>
          <w:p>
            <w:r>
              <w:rPr>
                <w:sz w:val="17"/>
              </w:rPr>
              <w:t>POST /api/sena/v2/attribution</w:t>
            </w:r>
          </w:p>
        </w:tc>
        <w:tc>
          <w:tcPr>
            <w:tcW w:type="dxa" w:w="3969"/>
          </w:tcPr>
          <w:p>
            <w:r>
              <w:rPr>
                <w:sz w:val="17"/>
              </w:rPr>
              <w:t>G, G-hat per A7</w:t>
            </w:r>
          </w:p>
        </w:tc>
        <w:tc>
          <w:tcPr>
            <w:tcW w:type="dxa" w:w="3061"/>
          </w:tcPr>
          <w:p>
            <w:r>
              <w:rPr>
                <w:sz w:val="17"/>
              </w:rPr>
              <w:t>Wording flag derived from X_ita presence</w:t>
            </w:r>
          </w:p>
        </w:tc>
      </w:tr>
      <w:tr>
        <w:tc>
          <w:tcPr>
            <w:tcW w:type="dxa" w:w="2608"/>
          </w:tcPr>
          <w:p>
            <w:r>
              <w:rPr>
                <w:sz w:val="17"/>
              </w:rPr>
              <w:t>POST /api/sena/v2/centrality</w:t>
            </w:r>
          </w:p>
        </w:tc>
        <w:tc>
          <w:tcPr>
            <w:tcW w:type="dxa" w:w="3969"/>
          </w:tcPr>
          <w:p>
            <w:r>
              <w:rPr>
                <w:sz w:val="17"/>
              </w:rPr>
              <w:t>Four typed families</w:t>
            </w:r>
          </w:p>
        </w:tc>
        <w:tc>
          <w:tcPr>
            <w:tcW w:type="dxa" w:w="3061"/>
          </w:tcPr>
          <w:p>
            <w:r>
              <w:rPr>
                <w:sz w:val="17"/>
              </w:rPr>
              <w:t>Mixed-type ranking structurally impossible in schema</w:t>
            </w:r>
          </w:p>
        </w:tc>
      </w:tr>
      <w:tr>
        <w:tc>
          <w:tcPr>
            <w:tcW w:type="dxa" w:w="2608"/>
          </w:tcPr>
          <w:p>
            <w:r>
              <w:rPr>
                <w:sz w:val="17"/>
              </w:rPr>
              <w:t>POST /api/sena/v2/temporal:compare</w:t>
            </w:r>
          </w:p>
        </w:tc>
        <w:tc>
          <w:tcPr>
            <w:tcW w:type="dxa" w:w="3969"/>
          </w:tcPr>
          <w:p>
            <w:r>
              <w:rPr>
                <w:sz w:val="17"/>
              </w:rPr>
              <w:t>A_fusion(t) deltas + distances under norm_policy</w:t>
            </w:r>
          </w:p>
        </w:tc>
        <w:tc>
          <w:tcPr>
            <w:tcW w:type="dxa" w:w="3061"/>
          </w:tcPr>
          <w:p>
            <w:r>
              <w:rPr>
                <w:sz w:val="17"/>
              </w:rPr>
              <w:t>Links to a validation run or is marked descriptive</w:t>
            </w:r>
          </w:p>
        </w:tc>
      </w:tr>
      <w:tr>
        <w:tc>
          <w:tcPr>
            <w:tcW w:type="dxa" w:w="2608"/>
          </w:tcPr>
          <w:p>
            <w:r>
              <w:rPr>
                <w:sz w:val="17"/>
              </w:rPr>
              <w:t>POST /api/sena/v2/validate (job)</w:t>
            </w:r>
          </w:p>
        </w:tc>
        <w:tc>
          <w:tcPr>
            <w:tcW w:type="dxa" w:w="3969"/>
          </w:tcPr>
          <w:p>
            <w:r>
              <w:rPr>
                <w:sz w:val="17"/>
              </w:rPr>
              <w:t>Permutation/bootstrap per claim type</w:t>
            </w:r>
          </w:p>
        </w:tc>
        <w:tc>
          <w:tcPr>
            <w:tcW w:type="dxa" w:w="3061"/>
          </w:tcPr>
          <w:p>
            <w:r>
              <w:rPr>
                <w:sz w:val="17"/>
              </w:rPr>
              <w:t>n_perm, seed, null model in response</w:t>
            </w:r>
          </w:p>
        </w:tc>
      </w:tr>
      <w:tr>
        <w:tc>
          <w:tcPr>
            <w:tcW w:type="dxa" w:w="2608"/>
          </w:tcPr>
          <w:p>
            <w:r>
              <w:rPr>
                <w:sz w:val="17"/>
              </w:rPr>
              <w:t>GET /api/sena/v2/runs/{id}/modelcard</w:t>
            </w:r>
          </w:p>
        </w:tc>
        <w:tc>
          <w:tcPr>
            <w:tcW w:type="dxa" w:w="3969"/>
          </w:tcPr>
          <w:p>
            <w:r>
              <w:rPr>
                <w:sz w:val="17"/>
              </w:rPr>
              <w:t>Items 1–10 for any run</w:t>
            </w:r>
          </w:p>
        </w:tc>
        <w:tc>
          <w:tcPr>
            <w:tcW w:type="dxa" w:w="3061"/>
          </w:tcPr>
          <w:p>
            <w:r>
              <w:rPr>
                <w:sz w:val="17"/>
              </w:rPr>
              <w:t>Source of the render gate</w:t>
            </w:r>
          </w:p>
        </w:tc>
      </w:tr>
      <w:tr>
        <w:tc>
          <w:tcPr>
            <w:tcW w:type="dxa" w:w="2608"/>
          </w:tcPr>
          <w:p>
            <w:r>
              <w:rPr>
                <w:sz w:val="17"/>
              </w:rPr>
              <w:t>POST /api/sena/v2/exports</w:t>
            </w:r>
          </w:p>
        </w:tc>
        <w:tc>
          <w:tcPr>
            <w:tcW w:type="dxa" w:w="3969"/>
          </w:tcPr>
          <w:p>
            <w:r>
              <w:rPr>
                <w:sz w:val="17"/>
              </w:rPr>
              <w:t>Publication export with embedded model card</w:t>
            </w:r>
          </w:p>
        </w:tc>
        <w:tc>
          <w:tcPr>
            <w:tcW w:type="dxa" w:w="3061"/>
          </w:tcPr>
          <w:p>
            <w:r>
              <w:rPr>
                <w:sz w:val="17"/>
              </w:rPr>
              <w:t>Blocked if card incomplete</w:t>
            </w:r>
          </w:p>
        </w:tc>
      </w:tr>
    </w:tbl>
    <w:p>
      <w:pPr>
        <w:spacing w:after="40"/>
      </w:pPr>
    </w:p>
    <w:p>
      <w:r>
        <w:rPr>
          <w:b w:val="0"/>
          <w:i w:val="0"/>
        </w:rPr>
        <w:t>Deprecations: gate or remove public POST /api/ena/run; freeze /api/sena/analyze as v1-legacy with a sunset note in /docs; the OpenAPI export gains the v2 vocabulary (fusion, normalization, weights, conventions, seeds) that is entirely absent today — grep of the 93KB contract found zero occurrences of any of these terms.</w:t>
      </w:r>
    </w:p>
    <w:p>
      <w:pPr>
        <w:pStyle w:val="Heading1"/>
      </w:pPr>
      <w:r>
        <w:t>5. Visualization and UX issues</w:t>
      </w:r>
    </w:p>
    <w:p>
      <w:r>
        <w:rPr>
          <w:b w:val="0"/>
          <w:i w:val="0"/>
        </w:rPr>
        <w:t>Where users are misled today, in order of harm: (1) the Fusion Canvas invites metric reading of person-code proximity that no model supports (F1/F7); (2) role profiles present invented scores as if they were established network measures (F9); (3) attribution surfaces say 'contribution' without person-specific evidence framing (F8); (4) group and temporal comparisons render differences with no uncertainty (F10); (5) the two-ring mental model ('SNA x ENA', 'dual network evidence') is reinforced by marketing, priming users to read the overlay as the method; (6) coordinate clamping quietly distorts even the exploratory geometry at canvas edges (layout.ts).</w:t>
      </w:r>
    </w:p>
    <w:p>
      <w:pPr>
        <w:pStyle w:val="Heading2"/>
      </w:pPr>
      <w:r>
        <w:t>5.1 Concrete UI changes</w:t>
      </w:r>
    </w:p>
    <w:p>
      <w:pPr>
        <w:pStyle w:val="ListBullet"/>
      </w:pPr>
      <w:r>
        <w:rPr>
          <w:b/>
        </w:rPr>
        <w:t xml:space="preserve">Fusion view: </w:t>
      </w:r>
      <w:r>
        <w:t>default Fusion view becomes the joint embedding with an operator picker (Laplacian eigenmaps / MDS + Schoenberg / commute-time) and a persistent provenance strip: operator, delta, d, seed, exact-or-stress. The two-ring overlay remains available, renamed 'Exploratory overlay', permanently badged.</w:t>
      </w:r>
    </w:p>
    <w:p>
      <w:pPr>
        <w:pStyle w:val="ListBullet"/>
      </w:pPr>
      <w:r>
        <w:rPr>
          <w:b/>
        </w:rPr>
        <w:t xml:space="preserve">Isolated-node panel: </w:t>
      </w:r>
      <w:r>
        <w:t>side panel listing I0 with reason (fusion-isolated vs social-only-but-bridge-connected, the P3 case); isolated nodes drawn dimmed, never removed.</w:t>
      </w:r>
    </w:p>
    <w:p>
      <w:pPr>
        <w:pStyle w:val="ListBullet"/>
      </w:pPr>
      <w:r>
        <w:rPr>
          <w:b/>
        </w:rPr>
        <w:t xml:space="preserve">Direction toggle: </w:t>
      </w:r>
      <w:r>
        <w:t>ingest-level choice with per-view badges; symmetrization is a visible, sticky decision ('Direction collapsed by symmetrization.'), never a default.</w:t>
      </w:r>
    </w:p>
    <w:p>
      <w:pPr>
        <w:pStyle w:val="ListBullet"/>
      </w:pPr>
      <w:r>
        <w:rPr>
          <w:b/>
        </w:rPr>
        <w:t xml:space="preserve">Attribution inspector: </w:t>
      </w:r>
      <w:r>
        <w:t>G / G-hat switch; default wording 'associated with windows containing the pair'; 'contributed' appears only when the dataset registers person-specific evidence, and the toggle displays why.</w:t>
      </w:r>
    </w:p>
    <w:p>
      <w:pPr>
        <w:pStyle w:val="ListBullet"/>
      </w:pPr>
      <w:r>
        <w:rPr>
          <w:b/>
        </w:rPr>
        <w:t xml:space="preserve">Typed centrality: </w:t>
      </w:r>
      <w:r>
        <w:t>four separate lists (persons on S, codes on W, bridges on B, whole-graph typed with tag); a single mixed ranking is not renderable in the component's props schema.</w:t>
      </w:r>
    </w:p>
    <w:p>
      <w:pPr>
        <w:pStyle w:val="ListBullet"/>
      </w:pPr>
      <w:r>
        <w:rPr>
          <w:b/>
        </w:rPr>
        <w:t xml:space="preserve">Group/temporal: </w:t>
      </w:r>
      <w:r>
        <w:t>comparison views require either an attached validation run (test name, n_perm, seed, p) or a 'Descriptive only — no significance test attached.' badge.</w:t>
      </w:r>
    </w:p>
    <w:p>
      <w:pPr>
        <w:pStyle w:val="ListBullet"/>
      </w:pPr>
      <w:r>
        <w:rPr>
          <w:b/>
        </w:rPr>
        <w:t xml:space="preserve">Exports: </w:t>
      </w:r>
      <w:r>
        <w:t>every export and share link embeds the model card (items 1–10); rendering and export are blocked while any item is missing — this single gate operationalizes most of the spec's discipline.</w:t>
      </w:r>
    </w:p>
    <w:p>
      <w:pPr>
        <w:pStyle w:val="Heading2"/>
      </w:pPr>
      <w:r>
        <w:t>5.2 Badge catalog (exact strings)</w:t>
      </w:r>
    </w:p>
    <w:tbl>
      <w:tblPr>
        <w:tblStyle w:val="TableGrid"/>
        <w:tblW w:type="auto" w:w="0"/>
        <w:tblLayout w:type="fixed"/>
        <w:tblLook w:firstColumn="1" w:firstRow="1" w:lastColumn="0" w:lastRow="0" w:noHBand="0" w:noVBand="1" w:val="04A0"/>
      </w:tblPr>
      <w:tblGrid>
        <w:gridCol w:w="4819"/>
        <w:gridCol w:w="4819"/>
      </w:tblGrid>
      <w:tr>
        <w:trPr>
          <w:tblHeader w:val="true"/>
        </w:trPr>
        <w:tc>
          <w:tcPr>
            <w:tcW w:type="dxa" w:w="3515"/>
            <w:shd w:val="clear" w:fill="1F4E79"/>
          </w:tcPr>
          <w:p>
            <w:r>
              <w:rPr>
                <w:b/>
                <w:color w:val="FFFFFF"/>
                <w:sz w:val="17"/>
              </w:rPr>
              <w:t>Trigger</w:t>
            </w:r>
          </w:p>
        </w:tc>
        <w:tc>
          <w:tcPr>
            <w:tcW w:type="dxa" w:w="6123"/>
            <w:shd w:val="clear" w:fill="1F4E79"/>
          </w:tcPr>
          <w:p>
            <w:r>
              <w:rPr>
                <w:b/>
                <w:color w:val="FFFFFF"/>
                <w:sz w:val="17"/>
              </w:rPr>
              <w:t>Badge text</w:t>
            </w:r>
          </w:p>
        </w:tc>
      </w:tr>
      <w:tr>
        <w:tc>
          <w:tcPr>
            <w:tcW w:type="dxa" w:w="3515"/>
          </w:tcPr>
          <w:p>
            <w:r>
              <w:rPr>
                <w:sz w:val="17"/>
              </w:rPr>
              <w:t>Overlay / force-directed / ring view</w:t>
            </w:r>
          </w:p>
        </w:tc>
        <w:tc>
          <w:tcPr>
            <w:tcW w:type="dxa" w:w="6123"/>
          </w:tcPr>
          <w:p>
            <w:r>
              <w:rPr>
                <w:sz w:val="17"/>
              </w:rPr>
              <w:t>Exploratory layout — distances are not metric.</w:t>
            </w:r>
          </w:p>
        </w:tc>
      </w:tr>
      <w:tr>
        <w:tc>
          <w:tcPr>
            <w:tcW w:type="dxa" w:w="3515"/>
          </w:tcPr>
          <w:p>
            <w:r>
              <w:rPr>
                <w:sz w:val="17"/>
              </w:rPr>
              <w:t>Joint embedding view</w:t>
            </w:r>
          </w:p>
        </w:tc>
        <w:tc>
          <w:tcPr>
            <w:tcW w:type="dxa" w:w="6123"/>
          </w:tcPr>
          <w:p>
            <w:r>
              <w:rPr>
                <w:sz w:val="17"/>
              </w:rPr>
              <w:t>Joint embedding computed from A_fusion — {operator}, delta: {delta}, d: {d}, seed: {seed}.</w:t>
            </w:r>
          </w:p>
        </w:tc>
      </w:tr>
      <w:tr>
        <w:tc>
          <w:tcPr>
            <w:tcW w:type="dxa" w:w="3515"/>
          </w:tcPr>
          <w:p>
            <w:r>
              <w:rPr>
                <w:sz w:val="17"/>
              </w:rPr>
              <w:t>Exact embedding (Prop. 5 satisfied)</w:t>
            </w:r>
          </w:p>
        </w:tc>
        <w:tc>
          <w:tcPr>
            <w:tcW w:type="dxa" w:w="6123"/>
          </w:tcPr>
          <w:p>
            <w:r>
              <w:rPr>
                <w:sz w:val="17"/>
              </w:rPr>
              <w:t>Exact metric embedding (Schoenberg criterion satisfied).</w:t>
            </w:r>
          </w:p>
        </w:tc>
      </w:tr>
      <w:tr>
        <w:tc>
          <w:tcPr>
            <w:tcW w:type="dxa" w:w="3515"/>
          </w:tcPr>
          <w:p>
            <w:r>
              <w:rPr>
                <w:sz w:val="17"/>
              </w:rPr>
              <w:t>Truncated / non-Euclidean case</w:t>
            </w:r>
          </w:p>
        </w:tc>
        <w:tc>
          <w:tcPr>
            <w:tcW w:type="dxa" w:w="6123"/>
          </w:tcPr>
          <w:p>
            <w:r>
              <w:rPr>
                <w:sz w:val="17"/>
              </w:rPr>
              <w:t>Approximate embedding; stress = {stress}; max distortion = {distortion}.</w:t>
            </w:r>
          </w:p>
        </w:tc>
      </w:tr>
      <w:tr>
        <w:tc>
          <w:tcPr>
            <w:tcW w:type="dxa" w:w="3515"/>
          </w:tcPr>
          <w:p>
            <w:r>
              <w:rPr>
                <w:sz w:val="17"/>
              </w:rPr>
              <w:t>Symmetrized directed data</w:t>
            </w:r>
          </w:p>
        </w:tc>
        <w:tc>
          <w:tcPr>
            <w:tcW w:type="dxa" w:w="6123"/>
          </w:tcPr>
          <w:p>
            <w:r>
              <w:rPr>
                <w:sz w:val="17"/>
              </w:rPr>
              <w:t>Direction collapsed by symmetrization.</w:t>
            </w:r>
          </w:p>
        </w:tc>
      </w:tr>
      <w:tr>
        <w:tc>
          <w:tcPr>
            <w:tcW w:type="dxa" w:w="3515"/>
          </w:tcPr>
          <w:p>
            <w:r>
              <w:rPr>
                <w:sz w:val="17"/>
              </w:rPr>
              <w:t>Attribution without X_ita</w:t>
            </w:r>
          </w:p>
        </w:tc>
        <w:tc>
          <w:tcPr>
            <w:tcW w:type="dxa" w:w="6123"/>
          </w:tcPr>
          <w:p>
            <w:r>
              <w:rPr>
                <w:sz w:val="17"/>
              </w:rPr>
              <w:t>Association/exposure only; contribution requires person-specific evidence.</w:t>
            </w:r>
          </w:p>
        </w:tc>
      </w:tr>
      <w:tr>
        <w:tc>
          <w:tcPr>
            <w:tcW w:type="dxa" w:w="3515"/>
          </w:tcPr>
          <w:p>
            <w:r>
              <w:rPr>
                <w:sz w:val="17"/>
              </w:rPr>
              <w:t>Isolated nodes present</w:t>
            </w:r>
          </w:p>
        </w:tc>
        <w:tc>
          <w:tcPr>
            <w:tcW w:type="dxa" w:w="6123"/>
          </w:tcPr>
          <w:p>
            <w:r>
              <w:rPr>
                <w:sz w:val="17"/>
              </w:rPr>
              <w:t>{k} isolated node(s) retained (I0) — convention: {convention}.</w:t>
            </w:r>
          </w:p>
        </w:tc>
      </w:tr>
      <w:tr>
        <w:tc>
          <w:tcPr>
            <w:tcW w:type="dxa" w:w="3515"/>
          </w:tcPr>
          <w:p>
            <w:r>
              <w:rPr>
                <w:sz w:val="17"/>
              </w:rPr>
              <w:t>Epsilon-regularized operator</w:t>
            </w:r>
          </w:p>
        </w:tc>
        <w:tc>
          <w:tcPr>
            <w:tcW w:type="dxa" w:w="6123"/>
          </w:tcPr>
          <w:p>
            <w:r>
              <w:rPr>
                <w:sz w:val="17"/>
              </w:rPr>
              <w:t>Epsilon-regularized (eps = {eps}) — numerically regularized, not an observed tie.</w:t>
            </w:r>
          </w:p>
        </w:tc>
      </w:tr>
      <w:tr>
        <w:tc>
          <w:tcPr>
            <w:tcW w:type="dxa" w:w="3515"/>
          </w:tcPr>
          <w:p>
            <w:r>
              <w:rPr>
                <w:sz w:val="17"/>
              </w:rPr>
              <w:t>Whole-graph centrality</w:t>
            </w:r>
          </w:p>
        </w:tc>
        <w:tc>
          <w:tcPr>
            <w:tcW w:type="dxa" w:w="6123"/>
          </w:tcPr>
          <w:p>
            <w:r>
              <w:rPr>
                <w:sz w:val="17"/>
              </w:rPr>
              <w:t>Position in the typed social-epistemic graph — not type-free importance.</w:t>
            </w:r>
          </w:p>
        </w:tc>
      </w:tr>
      <w:tr>
        <w:tc>
          <w:tcPr>
            <w:tcW w:type="dxa" w:w="3515"/>
          </w:tcPr>
          <w:p>
            <w:r>
              <w:rPr>
                <w:sz w:val="17"/>
              </w:rPr>
              <w:t>Unvalidated comparison</w:t>
            </w:r>
          </w:p>
        </w:tc>
        <w:tc>
          <w:tcPr>
            <w:tcW w:type="dxa" w:w="6123"/>
          </w:tcPr>
          <w:p>
            <w:r>
              <w:rPr>
                <w:sz w:val="17"/>
              </w:rPr>
              <w:t>Descriptive only — no significance test attached.</w:t>
            </w:r>
          </w:p>
        </w:tc>
      </w:tr>
    </w:tbl>
    <w:p>
      <w:pPr>
        <w:spacing w:after="40"/>
      </w:pPr>
    </w:p>
    <w:p>
      <w:r>
        <w:rPr>
          <w:b w:val="0"/>
          <w:i w:val="0"/>
        </w:rPr>
        <w:t>Presentation principle: badges are one line with an info affordance opening the model card; users who ignore them still cannot export uncarded figures. This keeps the conventions visible without burying novices in mathematics.</w:t>
      </w:r>
    </w:p>
    <w:p>
      <w:pPr>
        <w:pStyle w:val="Heading1"/>
      </w:pPr>
      <w:r>
        <w:t>6. Testing and verification gaps</w:t>
      </w:r>
    </w:p>
    <w:p>
      <w:r>
        <w:rPr>
          <w:b w:val="0"/>
          <w:i w:val="0"/>
        </w:rPr>
        <w:t>Current state, confirmed: the repo has a healthy vitest habit but the coverage is inverted — approximately 30 suites over auth/ops/enterprise routes and module boundaries, while sena.test.ts (4,986 lines) contains none of the specification's golden numbers, and no test anywhere constructs the worked example. The full strategy, tolerances, CI stages, and suite-by-suite specifications are in the companion document SENA_Test_Strategy_and_CI_Plan_v1.0.md; the test matrix with statuses is a sheet in the companion workbook. Summary:</w:t>
      </w:r>
    </w:p>
    <w:p>
      <w:pPr>
        <w:pStyle w:val="ListBullet"/>
      </w:pPr>
      <w:r>
        <w:rPr>
          <w:b/>
        </w:rPr>
        <w:t xml:space="preserve">Golden tests first: </w:t>
      </w:r>
      <w:r>
        <w:t>worked example encoded once as a shared fixture; T1–T15 from the plan are the regression core. Encode in week 1 in expected-fail mode; every red is a ticket; expected-fail reaches zero by end of phase P1 (core) and P2 (embedding).</w:t>
      </w:r>
    </w:p>
    <w:p>
      <w:pPr>
        <w:pStyle w:val="ListBullet"/>
      </w:pPr>
      <w:r>
        <w:rPr>
          <w:b/>
        </w:rPr>
        <w:t xml:space="preserve">Suites: </w:t>
      </w:r>
      <w:r>
        <w:t>layer construction (including the no-silent-symmetrization ingest test), admissible-normalization axioms (property-based), fusion assembly identities, directed vs undirected operators, isolated-node conventions on the c4 fixture, Laplacian spectra, Schoenberg check on the non-Euclidean fixture (min eig K = -1.637), commute-time exactness, attribution G/G-hat identities and bounds, API provenance contract, UI provenance/model-card e2e (render blocked when card incomplete), validation reproducibility by seed, security smoke, vendored-lib parity.</w:t>
      </w:r>
    </w:p>
    <w:p>
      <w:pPr>
        <w:pStyle w:val="ListBullet"/>
      </w:pPr>
      <w:r>
        <w:rPr>
          <w:b/>
        </w:rPr>
        <w:t xml:space="preserve">CI gates: </w:t>
      </w:r>
      <w:r>
        <w:t>every PR: typecheck, lint, unit/property, T1–T9 + T12–T15, contract tests (&lt; 5 min). Pre-merge: + T10–T11 and Playwright provenance suite. Nightly: 47-check verification suite, sensitivity grids, parity, performance budget. Release: everything green + signed fixture checksums. No deploy while any golden test is red.</w:t>
      </w:r>
    </w:p>
    <w:p>
      <w:r>
        <w:rPr>
          <w:b w:val="0"/>
          <w:i w:val="0"/>
        </w:rPr>
        <w:t>Verification performed for this report: the spec's worked-example numbers were independently recomputed (NumPy) and all agree — A_fusion fractions, degrees (2, 2.25, 1.25, 2, 8/3, 7/3), spectrum {0, 0.88, 1.88, 2.61, 3.31, 3.81} with one zero eigenvalue, Schoenberg failure at -1.637, rank-2 distortion 0.718 (stress 0.104), commute-time exactness ~1e-13. One methodological caution from that exercise: a naive pairwise checker that builds e_u - e_v without excluding u = v reports a spurious error (~9.28 on this fixture); golden tests themselves need review. Appendix B tabulates the recomputation.</w:t>
      </w:r>
    </w:p>
    <w:p>
      <w:pPr>
        <w:pStyle w:val="Heading1"/>
      </w:pPr>
      <w:r>
        <w:t>7. Security, privacy, and research-ethics risks</w:t>
      </w:r>
    </w:p>
    <w:p>
      <w:r>
        <w:rPr>
          <w:b w:val="0"/>
          <w:i w:val="0"/>
        </w:rPr>
        <w:t>SENA analyzes collaborative learning discourse — student words, names, and interaction patterns. The current posture is a prototype's, while the site's surface (registration, uploads, share/export, enterprise claims) is a product's. Confirmed findings:</w:t>
      </w:r>
    </w:p>
    <w:tbl>
      <w:tblPr>
        <w:tblStyle w:val="TableGrid"/>
        <w:tblW w:type="auto" w:w="0"/>
        <w:tblLayout w:type="fixed"/>
        <w:tblLook w:firstColumn="1" w:firstRow="1" w:lastColumn="0" w:lastRow="0" w:noHBand="0" w:noVBand="1" w:val="04A0"/>
      </w:tblPr>
      <w:tblGrid>
        <w:gridCol w:w="3213"/>
        <w:gridCol w:w="3213"/>
        <w:gridCol w:w="3213"/>
      </w:tblGrid>
      <w:tr>
        <w:trPr>
          <w:tblHeader w:val="true"/>
        </w:trPr>
        <w:tc>
          <w:tcPr>
            <w:tcW w:type="dxa" w:w="510"/>
            <w:shd w:val="clear" w:fill="1F4E79"/>
          </w:tcPr>
          <w:p>
            <w:r>
              <w:rPr>
                <w:b/>
                <w:color w:val="FFFFFF"/>
                <w:sz w:val="17"/>
              </w:rPr>
              <w:t>#</w:t>
            </w:r>
          </w:p>
        </w:tc>
        <w:tc>
          <w:tcPr>
            <w:tcW w:type="dxa" w:w="4592"/>
            <w:shd w:val="clear" w:fill="1F4E79"/>
          </w:tcPr>
          <w:p>
            <w:r>
              <w:rPr>
                <w:b/>
                <w:color w:val="FFFFFF"/>
                <w:sz w:val="17"/>
              </w:rPr>
              <w:t>Finding (confirmed 2026-07-07)</w:t>
            </w:r>
          </w:p>
        </w:tc>
        <w:tc>
          <w:tcPr>
            <w:tcW w:type="dxa" w:w="4535"/>
            <w:shd w:val="clear" w:fill="1F4E79"/>
          </w:tcPr>
          <w:p>
            <w:r>
              <w:rPr>
                <w:b/>
                <w:color w:val="FFFFFF"/>
                <w:sz w:val="17"/>
              </w:rPr>
              <w:t>Risk</w:t>
            </w:r>
          </w:p>
        </w:tc>
      </w:tr>
      <w:tr>
        <w:tc>
          <w:tcPr>
            <w:tcW w:type="dxa" w:w="510"/>
          </w:tcPr>
          <w:p>
            <w:r>
              <w:rPr>
                <w:sz w:val="17"/>
              </w:rPr>
              <w:t>S1</w:t>
            </w:r>
          </w:p>
        </w:tc>
        <w:tc>
          <w:tcPr>
            <w:tcW w:type="dxa" w:w="4592"/>
          </w:tcPr>
          <w:p>
            <w:r>
              <w:rPr>
                <w:sz w:val="17"/>
              </w:rPr>
              <w:t>Footer links for Privacy, Terms, Security, and Responsible AI all point to placeholder anchors (/#docs) on every page; no policy content exists.</w:t>
            </w:r>
          </w:p>
        </w:tc>
        <w:tc>
          <w:tcPr>
            <w:tcW w:type="dxa" w:w="4535"/>
          </w:tcPr>
          <w:p>
            <w:r>
              <w:rPr>
                <w:sz w:val="17"/>
              </w:rPr>
              <w:t>A site inviting registration and discourse upload without a privacy policy or terms; PDPO (HK) exposure; blocks any IRB/ethics-board approval for pilots.</w:t>
            </w:r>
          </w:p>
        </w:tc>
      </w:tr>
      <w:tr>
        <w:tc>
          <w:tcPr>
            <w:tcW w:type="dxa" w:w="510"/>
          </w:tcPr>
          <w:p>
            <w:r>
              <w:rPr>
                <w:sz w:val="17"/>
              </w:rPr>
              <w:t>S2</w:t>
            </w:r>
          </w:p>
        </w:tc>
        <w:tc>
          <w:tcPr>
            <w:tcW w:type="dxa" w:w="4592"/>
          </w:tcPr>
          <w:p>
            <w:r>
              <w:rPr>
                <w:sz w:val="17"/>
              </w:rPr>
              <w:t>POST /api/ena/run is public (auth: public, group legacy-ena) per the published API contract.</w:t>
            </w:r>
          </w:p>
        </w:tc>
        <w:tc>
          <w:tcPr>
            <w:tcW w:type="dxa" w:w="4535"/>
          </w:tcPr>
          <w:p>
            <w:r>
              <w:rPr>
                <w:sz w:val="17"/>
              </w:rPr>
              <w:t>Unauthenticated compute endpoint: abuse/DoS; possible data echo; legacy semantics contradict the migrated engine.</w:t>
            </w:r>
          </w:p>
        </w:tc>
      </w:tr>
      <w:tr>
        <w:tc>
          <w:tcPr>
            <w:tcW w:type="dxa" w:w="510"/>
          </w:tcPr>
          <w:p>
            <w:r>
              <w:rPr>
                <w:sz w:val="17"/>
              </w:rPr>
              <w:t>S3</w:t>
            </w:r>
          </w:p>
        </w:tc>
        <w:tc>
          <w:tcPr>
            <w:tcW w:type="dxa" w:w="4592"/>
          </w:tcPr>
          <w:p>
            <w:r>
              <w:rPr>
                <w:sz w:val="17"/>
              </w:rPr>
              <w:t>Enterprise store is a file-backed JSON (.sena-enterprise/enterprise-db.json) with an uploads/ directory beside the app; a Postgres adapter exists but is not the default.</w:t>
            </w:r>
          </w:p>
        </w:tc>
        <w:tc>
          <w:tcPr>
            <w:tcW w:type="dxa" w:w="4535"/>
          </w:tcPr>
          <w:p>
            <w:r>
              <w:rPr>
                <w:sz w:val="17"/>
              </w:rPr>
              <w:t>Credentials, team data, and uploaded transcripts on local disk, unencrypted; backup/exfiltration risk if deployed as-is.</w:t>
            </w:r>
          </w:p>
        </w:tc>
      </w:tr>
      <w:tr>
        <w:tc>
          <w:tcPr>
            <w:tcW w:type="dxa" w:w="510"/>
          </w:tcPr>
          <w:p>
            <w:r>
              <w:rPr>
                <w:sz w:val="17"/>
              </w:rPr>
              <w:t>S4</w:t>
            </w:r>
          </w:p>
        </w:tc>
        <w:tc>
          <w:tcPr>
            <w:tcW w:type="dxa" w:w="4592"/>
          </w:tcPr>
          <w:p>
            <w:r>
              <w:rPr>
                <w:sz w:val="17"/>
              </w:rPr>
              <w:t>No consent, retention, or pseudonymization fields exist in the dataset contract; sample data uses human-readable names (synthetic, which is good).</w:t>
            </w:r>
          </w:p>
        </w:tc>
        <w:tc>
          <w:tcPr>
            <w:tcW w:type="dxa" w:w="4535"/>
          </w:tcPr>
          <w:p>
            <w:r>
              <w:rPr>
                <w:sz w:val="17"/>
              </w:rPr>
              <w:t>Real datasets would enter with PII by default; no way to demonstrate consent provenance to a reviewer.</w:t>
            </w:r>
          </w:p>
        </w:tc>
      </w:tr>
      <w:tr>
        <w:tc>
          <w:tcPr>
            <w:tcW w:type="dxa" w:w="510"/>
          </w:tcPr>
          <w:p>
            <w:r>
              <w:rPr>
                <w:sz w:val="17"/>
              </w:rPr>
              <w:t>S5</w:t>
            </w:r>
          </w:p>
        </w:tc>
        <w:tc>
          <w:tcPr>
            <w:tcW w:type="dxa" w:w="4592"/>
          </w:tcPr>
          <w:p>
            <w:r>
              <w:rPr>
                <w:sz w:val="17"/>
              </w:rPr>
              <w:t>AI-assisted coding is a first-class feature (Coding Studio) with reliability endpoints (kappa, Krippendorff alpha) and expert-review routes present — but nothing gates analysis or wording on reliability or review status.</w:t>
            </w:r>
          </w:p>
        </w:tc>
        <w:tc>
          <w:tcPr>
            <w:tcW w:type="dxa" w:w="4535"/>
          </w:tcPr>
          <w:p>
            <w:r>
              <w:rPr>
                <w:sz w:val="17"/>
              </w:rPr>
              <w:t>AI-coded, unreviewed data can silently drive 'contribution' claims and group comparisons.</w:t>
            </w:r>
          </w:p>
        </w:tc>
      </w:tr>
      <w:tr>
        <w:tc>
          <w:tcPr>
            <w:tcW w:type="dxa" w:w="510"/>
          </w:tcPr>
          <w:p>
            <w:r>
              <w:rPr>
                <w:sz w:val="17"/>
              </w:rPr>
              <w:t>S6</w:t>
            </w:r>
          </w:p>
        </w:tc>
        <w:tc>
          <w:tcPr>
            <w:tcW w:type="dxa" w:w="4592"/>
          </w:tcPr>
          <w:p>
            <w:r>
              <w:rPr>
                <w:sz w:val="17"/>
              </w:rPr>
              <w:t>Share/export surfaces (publication export, review packet, share links) carry no model card and no access constraints beyond session auth.</w:t>
            </w:r>
          </w:p>
        </w:tc>
        <w:tc>
          <w:tcPr>
            <w:tcW w:type="dxa" w:w="4535"/>
          </w:tcPr>
          <w:p>
            <w:r>
              <w:rPr>
                <w:sz w:val="17"/>
              </w:rPr>
              <w:t>Uncontextualized figures circulate; no audit trail of what left the system.</w:t>
            </w:r>
          </w:p>
        </w:tc>
      </w:tr>
    </w:tbl>
    <w:p>
      <w:pPr>
        <w:spacing w:after="40"/>
      </w:pPr>
    </w:p>
    <w:p>
      <w:r>
        <w:rPr>
          <w:b w:val="0"/>
          <w:i w:val="0"/>
        </w:rPr>
        <w:t>Recommendations proportionate to a proof-of-concept:</w:t>
      </w:r>
    </w:p>
    <w:p>
      <w:pPr>
        <w:pStyle w:val="ListBullet"/>
      </w:pPr>
      <w:r>
        <w:rPr>
          <w:b/>
        </w:rPr>
        <w:t xml:space="preserve">1. </w:t>
      </w:r>
      <w:r>
        <w:t>publish real Privacy, Terms, Security, and Responsible-AI pages before any real-data beta (week 11 gate). Keep them short and honest about PoC status.</w:t>
      </w:r>
    </w:p>
    <w:p>
      <w:pPr>
        <w:pStyle w:val="ListBullet"/>
      </w:pPr>
      <w:r>
        <w:rPr>
          <w:b/>
        </w:rPr>
        <w:t xml:space="preserve">2. </w:t>
      </w:r>
      <w:r>
        <w:t>gate /api/ena/run behind session auth or remove it; verify every analysis/upload route rejects unauthenticated calls (security smoke test S8).</w:t>
      </w:r>
    </w:p>
    <w:p>
      <w:pPr>
        <w:pStyle w:val="ListBullet"/>
      </w:pPr>
      <w:r>
        <w:rPr>
          <w:b/>
        </w:rPr>
        <w:t xml:space="preserve">3. </w:t>
      </w:r>
      <w:r>
        <w:t>pseudonymize at ingest: person_id is opaque; the roster mapping lives in a separate, encrypted store with restricted access; exports and share links never contain the mapping.</w:t>
      </w:r>
    </w:p>
    <w:p>
      <w:pPr>
        <w:pStyle w:val="ListBullet"/>
      </w:pPr>
      <w:r>
        <w:rPr>
          <w:b/>
        </w:rPr>
        <w:t xml:space="preserve">4. </w:t>
      </w:r>
      <w:r>
        <w:t>add consent metadata (instrument, date, scope) and retention/deletion fields to the dataset contract; implement hard deletion honoring them (dataset, matrices, caches, exports).</w:t>
      </w:r>
    </w:p>
    <w:p>
      <w:pPr>
        <w:pStyle w:val="ListBullet"/>
      </w:pPr>
      <w:r>
        <w:rPr>
          <w:b/>
        </w:rPr>
        <w:t xml:space="preserve">5. </w:t>
      </w:r>
      <w:r>
        <w:t>demo/workspace ships synthetic data only (already true — keep it that way) until items 1–4 land.</w:t>
      </w:r>
    </w:p>
    <w:p>
      <w:pPr>
        <w:pStyle w:val="ListBullet"/>
      </w:pPr>
      <w:r>
        <w:rPr>
          <w:b/>
        </w:rPr>
        <w:t xml:space="preserve">6. </w:t>
      </w:r>
      <w:r>
        <w:t>switch beta persistence to the existing Postgres adapter; encrypt uploads at rest; confirm .sena-enterprise is git-ignored and backed up under access control.</w:t>
      </w:r>
    </w:p>
    <w:p>
      <w:pPr>
        <w:pStyle w:val="ListBullet"/>
      </w:pPr>
      <w:r>
        <w:rPr>
          <w:b/>
        </w:rPr>
        <w:t xml:space="preserve">7. </w:t>
      </w:r>
      <w:r>
        <w:t>share links: signed, expiring, card-attached, no PII in URLs; log share/export events to the existing audit route and verify writes.</w:t>
      </w:r>
    </w:p>
    <w:p>
      <w:pPr>
        <w:pStyle w:val="ListBullet"/>
      </w:pPr>
      <w:r>
        <w:rPr>
          <w:b/>
        </w:rPr>
        <w:t xml:space="preserve">8. </w:t>
      </w:r>
      <w:r>
        <w:t>reliability gate: below a declared kappa threshold or human-review coverage, the UI restricts wording to exploratory and the model card says why (item 6).</w:t>
      </w:r>
    </w:p>
    <w:p>
      <w:pPr>
        <w:pStyle w:val="ListBullet"/>
      </w:pPr>
      <w:r>
        <w:rPr>
          <w:b/>
        </w:rPr>
        <w:t xml:space="preserve">9. </w:t>
      </w:r>
      <w:r>
        <w:t>human-review workflow: AI-suggested codes enter analysis only after reviewer adjudication or an explicit 'AI-coded, unreviewed' flag that propagates to every figure.</w:t>
      </w:r>
    </w:p>
    <w:p>
      <w:pPr>
        <w:pStyle w:val="ListBullet"/>
      </w:pPr>
      <w:r>
        <w:rPr>
          <w:b/>
        </w:rPr>
        <w:t xml:space="preserve">10. </w:t>
      </w:r>
      <w:r>
        <w:t>document the data flow one page for ethics boards: what is stored, where, who can see it, how deletion works — reuse the model card vocabulary.</w:t>
      </w:r>
    </w:p>
    <w:p>
      <w:pPr>
        <w:pStyle w:val="Heading1"/>
      </w:pPr>
      <w:r>
        <w:t>8. Performance and scalability risks</w:t>
      </w:r>
    </w:p>
    <w:p>
      <w:r>
        <w:rPr>
          <w:b w:val="0"/>
          <w:i w:val="0"/>
        </w:rPr>
        <w:t>CSCL datasets are small by industry standards (tens of persons, tens of codes, hundreds of windows), so correctness-first dense computation is the right default. The costs that bite are cubic operators, resampling, and temporal multiplication — all manageable with caching and background jobs. N = n + m below.</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val="true"/>
        </w:trPr>
        <w:tc>
          <w:tcPr>
            <w:tcW w:type="dxa" w:w="2381"/>
            <w:shd w:val="clear" w:fill="1F4E79"/>
          </w:tcPr>
          <w:p>
            <w:r>
              <w:rPr>
                <w:b/>
                <w:color w:val="FFFFFF"/>
                <w:sz w:val="17"/>
              </w:rPr>
              <w:t>Operation</w:t>
            </w:r>
          </w:p>
        </w:tc>
        <w:tc>
          <w:tcPr>
            <w:tcW w:type="dxa" w:w="1361"/>
            <w:shd w:val="clear" w:fill="1F4E79"/>
          </w:tcPr>
          <w:p>
            <w:r>
              <w:rPr>
                <w:b/>
                <w:color w:val="FFFFFF"/>
                <w:sz w:val="17"/>
              </w:rPr>
              <w:t>Cost</w:t>
            </w:r>
          </w:p>
        </w:tc>
        <w:tc>
          <w:tcPr>
            <w:tcW w:type="dxa" w:w="2041"/>
            <w:shd w:val="clear" w:fill="1F4E79"/>
          </w:tcPr>
          <w:p>
            <w:r>
              <w:rPr>
                <w:b/>
                <w:color w:val="FFFFFF"/>
                <w:sz w:val="17"/>
              </w:rPr>
              <w:t>Fine up to</w:t>
            </w:r>
          </w:p>
        </w:tc>
        <w:tc>
          <w:tcPr>
            <w:tcW w:type="dxa" w:w="3855"/>
            <w:shd w:val="clear" w:fill="1F4E79"/>
          </w:tcPr>
          <w:p>
            <w:r>
              <w:rPr>
                <w:b/>
                <w:color w:val="FFFFFF"/>
                <w:sz w:val="17"/>
              </w:rPr>
              <w:t>Mitigation beyond that</w:t>
            </w:r>
          </w:p>
        </w:tc>
      </w:tr>
      <w:tr>
        <w:tc>
          <w:tcPr>
            <w:tcW w:type="dxa" w:w="2381"/>
          </w:tcPr>
          <w:p>
            <w:r>
              <w:rPr>
                <w:sz w:val="17"/>
              </w:rPr>
              <w:t>A_fusion assembly, degrees, L</w:t>
            </w:r>
          </w:p>
        </w:tc>
        <w:tc>
          <w:tcPr>
            <w:tcW w:type="dxa" w:w="1361"/>
          </w:tcPr>
          <w:p>
            <w:r>
              <w:rPr>
                <w:sz w:val="17"/>
              </w:rPr>
              <w:t>O(N^2)</w:t>
            </w:r>
          </w:p>
        </w:tc>
        <w:tc>
          <w:tcPr>
            <w:tcW w:type="dxa" w:w="2041"/>
          </w:tcPr>
          <w:p>
            <w:r>
              <w:rPr>
                <w:sz w:val="17"/>
              </w:rPr>
              <w:t>N ~ 10,000</w:t>
            </w:r>
          </w:p>
        </w:tc>
        <w:tc>
          <w:tcPr>
            <w:tcW w:type="dxa" w:w="3855"/>
          </w:tcPr>
          <w:p>
            <w:r>
              <w:rPr>
                <w:sz w:val="17"/>
              </w:rPr>
              <w:t>Sparse representation only if beta data demands it (defer)</w:t>
            </w:r>
          </w:p>
        </w:tc>
      </w:tr>
      <w:tr>
        <w:tc>
          <w:tcPr>
            <w:tcW w:type="dxa" w:w="2381"/>
          </w:tcPr>
          <w:p>
            <w:r>
              <w:rPr>
                <w:sz w:val="17"/>
              </w:rPr>
              <w:t>Eigendecomposition (L, L_sym, K)</w:t>
            </w:r>
          </w:p>
        </w:tc>
        <w:tc>
          <w:tcPr>
            <w:tcW w:type="dxa" w:w="1361"/>
          </w:tcPr>
          <w:p>
            <w:r>
              <w:rPr>
                <w:sz w:val="17"/>
              </w:rPr>
              <w:t>O(N^3)</w:t>
            </w:r>
          </w:p>
        </w:tc>
        <w:tc>
          <w:tcPr>
            <w:tcW w:type="dxa" w:w="2041"/>
          </w:tcPr>
          <w:p>
            <w:r>
              <w:rPr>
                <w:sz w:val="17"/>
              </w:rPr>
              <w:t>N ~ 1,500 in-request (&lt; 2 s)</w:t>
            </w:r>
          </w:p>
        </w:tc>
        <w:tc>
          <w:tcPr>
            <w:tcW w:type="dxa" w:w="3855"/>
          </w:tcPr>
          <w:p>
            <w:r>
              <w:rPr>
                <w:sz w:val="17"/>
              </w:rPr>
              <w:t>1,500–3,000: background job via existing ops/jobs queue with progress; &gt; 3,000: Nystrom/sparse eigensolvers (explicitly deferred past week 12)</w:t>
            </w:r>
          </w:p>
        </w:tc>
      </w:tr>
      <w:tr>
        <w:tc>
          <w:tcPr>
            <w:tcW w:type="dxa" w:w="2381"/>
          </w:tcPr>
          <w:p>
            <w:r>
              <w:rPr>
                <w:sz w:val="17"/>
              </w:rPr>
              <w:t>Pseudoinverse L+ (commute-time)</w:t>
            </w:r>
          </w:p>
        </w:tc>
        <w:tc>
          <w:tcPr>
            <w:tcW w:type="dxa" w:w="1361"/>
          </w:tcPr>
          <w:p>
            <w:r>
              <w:rPr>
                <w:sz w:val="17"/>
              </w:rPr>
              <w:t>O(N^3)</w:t>
            </w:r>
          </w:p>
        </w:tc>
        <w:tc>
          <w:tcPr>
            <w:tcW w:type="dxa" w:w="2041"/>
          </w:tcPr>
          <w:p>
            <w:r>
              <w:rPr>
                <w:sz w:val="17"/>
              </w:rPr>
              <w:t>N ~ 1,500</w:t>
            </w:r>
          </w:p>
        </w:tc>
        <w:tc>
          <w:tcPr>
            <w:tcW w:type="dxa" w:w="3855"/>
          </w:tcPr>
          <w:p>
            <w:r>
              <w:rPr>
                <w:sz w:val="17"/>
              </w:rPr>
              <w:t>Compute once, cache keyed by (dataset_version, config_hash); reuse across views and exports</w:t>
            </w:r>
          </w:p>
        </w:tc>
      </w:tr>
      <w:tr>
        <w:tc>
          <w:tcPr>
            <w:tcW w:type="dxa" w:w="2381"/>
          </w:tcPr>
          <w:p>
            <w:r>
              <w:rPr>
                <w:sz w:val="17"/>
              </w:rPr>
              <w:t>All-pairs shortest paths (delta)</w:t>
            </w:r>
          </w:p>
        </w:tc>
        <w:tc>
          <w:tcPr>
            <w:tcW w:type="dxa" w:w="1361"/>
          </w:tcPr>
          <w:p>
            <w:r>
              <w:rPr>
                <w:sz w:val="17"/>
              </w:rPr>
              <w:t>O(N^2 log N)</w:t>
            </w:r>
          </w:p>
        </w:tc>
        <w:tc>
          <w:tcPr>
            <w:tcW w:type="dxa" w:w="2041"/>
          </w:tcPr>
          <w:p>
            <w:r>
              <w:rPr>
                <w:sz w:val="17"/>
              </w:rPr>
              <w:t>N ~ 3,000</w:t>
            </w:r>
          </w:p>
        </w:tc>
        <w:tc>
          <w:tcPr>
            <w:tcW w:type="dxa" w:w="3855"/>
          </w:tcPr>
          <w:p>
            <w:r>
              <w:rPr>
                <w:sz w:val="17"/>
              </w:rPr>
              <w:t>Cache with L+; compute person-code pairs lazily if needed</w:t>
            </w:r>
          </w:p>
        </w:tc>
      </w:tr>
      <w:tr>
        <w:tc>
          <w:tcPr>
            <w:tcW w:type="dxa" w:w="2381"/>
          </w:tcPr>
          <w:p>
            <w:r>
              <w:rPr>
                <w:sz w:val="17"/>
              </w:rPr>
              <w:t>Permutation tests (n_perm = 1,000)</w:t>
            </w:r>
          </w:p>
        </w:tc>
        <w:tc>
          <w:tcPr>
            <w:tcW w:type="dxa" w:w="1361"/>
          </w:tcPr>
          <w:p>
            <w:r>
              <w:rPr>
                <w:sz w:val="17"/>
              </w:rPr>
              <w:t>1,000 x statistic</w:t>
            </w:r>
          </w:p>
        </w:tc>
        <w:tc>
          <w:tcPr>
            <w:tcW w:type="dxa" w:w="2041"/>
          </w:tcPr>
          <w:p>
            <w:r>
              <w:rPr>
                <w:sz w:val="17"/>
              </w:rPr>
              <w:t>seconds for spectra at N &lt;= 500</w:t>
            </w:r>
          </w:p>
        </w:tc>
        <w:tc>
          <w:tcPr>
            <w:tcW w:type="dxa" w:w="3855"/>
          </w:tcPr>
          <w:p>
            <w:r>
              <w:rPr>
                <w:sz w:val="17"/>
              </w:rPr>
              <w:t>Always a background job; seed-keyed result cache; report partial progress; never in the render path</w:t>
            </w:r>
          </w:p>
        </w:tc>
      </w:tr>
      <w:tr>
        <w:tc>
          <w:tcPr>
            <w:tcW w:type="dxa" w:w="2381"/>
          </w:tcPr>
          <w:p>
            <w:r>
              <w:rPr>
                <w:sz w:val="17"/>
              </w:rPr>
              <w:t>Temporal snapshots (q windows)</w:t>
            </w:r>
          </w:p>
        </w:tc>
        <w:tc>
          <w:tcPr>
            <w:tcW w:type="dxa" w:w="1361"/>
          </w:tcPr>
          <w:p>
            <w:r>
              <w:rPr>
                <w:sz w:val="17"/>
              </w:rPr>
              <w:t>q x all of the above</w:t>
            </w:r>
          </w:p>
        </w:tc>
        <w:tc>
          <w:tcPr>
            <w:tcW w:type="dxa" w:w="2041"/>
          </w:tcPr>
          <w:p>
            <w:r>
              <w:rPr>
                <w:sz w:val="17"/>
              </w:rPr>
              <w:t>q ~ 20 at N &lt;= 500</w:t>
            </w:r>
          </w:p>
        </w:tc>
        <w:tc>
          <w:tcPr>
            <w:tcW w:type="dxa" w:w="3855"/>
          </w:tcPr>
          <w:p>
            <w:r>
              <w:rPr>
                <w:sz w:val="17"/>
              </w:rPr>
              <w:t>Memoize per-window artifacts by content hash; recompute only changed windows</w:t>
            </w:r>
          </w:p>
        </w:tc>
      </w:tr>
      <w:tr>
        <w:tc>
          <w:tcPr>
            <w:tcW w:type="dxa" w:w="2381"/>
          </w:tcPr>
          <w:p>
            <w:r>
              <w:rPr>
                <w:sz w:val="17"/>
              </w:rPr>
              <w:t>Browser payloads</w:t>
            </w:r>
          </w:p>
        </w:tc>
        <w:tc>
          <w:tcPr>
            <w:tcW w:type="dxa" w:w="1361"/>
          </w:tcPr>
          <w:p>
            <w:r>
              <w:rPr>
                <w:sz w:val="17"/>
              </w:rPr>
              <w:t>matrices are N^2</w:t>
            </w:r>
          </w:p>
        </w:tc>
        <w:tc>
          <w:tcPr>
            <w:tcW w:type="dxa" w:w="2041"/>
          </w:tcPr>
          <w:p>
            <w:r>
              <w:rPr>
                <w:sz w:val="17"/>
              </w:rPr>
              <w:t>-</w:t>
            </w:r>
          </w:p>
        </w:tc>
        <w:tc>
          <w:tcPr>
            <w:tcW w:type="dxa" w:w="3855"/>
          </w:tcPr>
          <w:p>
            <w:r>
              <w:rPr>
                <w:sz w:val="17"/>
              </w:rPr>
              <w:t>Ship coordinates Z, stats, and card — never dense matrices; keeps the 10.9k-line component honest too</w:t>
            </w:r>
          </w:p>
        </w:tc>
      </w:tr>
    </w:tbl>
    <w:p>
      <w:pPr>
        <w:spacing w:after="40"/>
      </w:pPr>
    </w:p>
    <w:p>
      <w:r>
        <w:rPr>
          <w:b w:val="0"/>
          <w:i w:val="0"/>
        </w:rPr>
        <w:t>Determinism beats speed for this product: pin linear-algebra library versions, run CI eigensolves single-threaded, fix eigenvector sign conventions, and treat cached artifacts as provenance-addressed (dataset_version + config_hash), so identical declarations always reproduce identical figures.</w:t>
      </w:r>
    </w:p>
    <w:p>
      <w:pPr>
        <w:pStyle w:val="Heading1"/>
      </w:pPr>
      <w:r>
        <w:t>9. Three-month remediation roadmap (12 weeks)</w:t>
      </w:r>
    </w:p>
    <w:p>
      <w:r>
        <w:rPr>
          <w:b w:val="0"/>
          <w:i w:val="0"/>
        </w:rPr>
        <w:t>This compresses the plan's P0–P5 (16 weeks) into 12 by explicit descoping — the deferred list is part of the commitment. Full task detail, owners, risks and exit criteria are in the companion workbook (Roadmap sheet); phase gates below. Staffing assumed: one senior full-stack architect (0.5–1.0 FTE), one math-literate backend developer (1.0), the existing junior developer (1.0, pairing), UI developer (0.5 from week 6), the PhD reviewer (~0.1 for sign-offs), QA (0.25 from week 8).</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val="true"/>
        </w:trPr>
        <w:tc>
          <w:tcPr>
            <w:tcW w:type="dxa" w:w="1644"/>
            <w:shd w:val="clear" w:fill="1F4E79"/>
          </w:tcPr>
          <w:p>
            <w:r>
              <w:rPr>
                <w:b/>
                <w:color w:val="FFFFFF"/>
                <w:sz w:val="16"/>
              </w:rPr>
              <w:t>Phase / weeks</w:t>
            </w:r>
          </w:p>
        </w:tc>
        <w:tc>
          <w:tcPr>
            <w:tcW w:type="dxa" w:w="1587"/>
            <w:shd w:val="clear" w:fill="1F4E79"/>
          </w:tcPr>
          <w:p>
            <w:r>
              <w:rPr>
                <w:b/>
                <w:color w:val="FFFFFF"/>
                <w:sz w:val="16"/>
              </w:rPr>
              <w:t>Goal</w:t>
            </w:r>
          </w:p>
        </w:tc>
        <w:tc>
          <w:tcPr>
            <w:tcW w:type="dxa" w:w="3742"/>
            <w:shd w:val="clear" w:fill="1F4E79"/>
          </w:tcPr>
          <w:p>
            <w:r>
              <w:rPr>
                <w:b/>
                <w:color w:val="FFFFFF"/>
                <w:sz w:val="16"/>
              </w:rPr>
              <w:t>Headline deliverables</w:t>
            </w:r>
          </w:p>
        </w:tc>
        <w:tc>
          <w:tcPr>
            <w:tcW w:type="dxa" w:w="2778"/>
            <w:shd w:val="clear" w:fill="1F4E79"/>
          </w:tcPr>
          <w:p>
            <w:r>
              <w:rPr>
                <w:b/>
                <w:color w:val="FFFFFF"/>
                <w:sz w:val="16"/>
              </w:rPr>
              <w:t>Exit criteria (gate to next phase)</w:t>
            </w:r>
          </w:p>
        </w:tc>
      </w:tr>
      <w:tr>
        <w:tc>
          <w:tcPr>
            <w:tcW w:type="dxa" w:w="1644"/>
          </w:tcPr>
          <w:p>
            <w:r>
              <w:rPr>
                <w:sz w:val="16"/>
              </w:rPr>
              <w:t>P0 Foundations, wk 1–2</w:t>
            </w:r>
          </w:p>
        </w:tc>
        <w:tc>
          <w:tcPr>
            <w:tcW w:type="dxa" w:w="1587"/>
          </w:tcPr>
          <w:p>
            <w:r>
              <w:rPr>
                <w:sz w:val="16"/>
              </w:rPr>
              <w:t>Make change safe before making change</w:t>
            </w:r>
          </w:p>
        </w:tc>
        <w:tc>
          <w:tcPr>
            <w:tcW w:type="dxa" w:w="3742"/>
          </w:tcPr>
          <w:p>
            <w:r>
              <w:rPr>
                <w:sz w:val="16"/>
              </w:rPr>
              <w:t>Module map along M1–M11; enterprise-surface change moratorium; A_SENA -&gt; A_fusion sweep; typed data contract in schema-registry; golden harness with worked-example fixture; T1–T4 encoded (expected-fail allowed); CI gating PRs</w:t>
            </w:r>
          </w:p>
        </w:tc>
        <w:tc>
          <w:tcPr>
            <w:tcW w:type="dxa" w:w="2778"/>
          </w:tcPr>
          <w:p>
            <w:r>
              <w:rPr>
                <w:sz w:val="16"/>
              </w:rPr>
              <w:t>Harness runs in CI; data contract published; moratorium in effect; every red golden test ticketed</w:t>
            </w:r>
          </w:p>
        </w:tc>
      </w:tr>
      <w:tr>
        <w:tc>
          <w:tcPr>
            <w:tcW w:type="dxa" w:w="1644"/>
          </w:tcPr>
          <w:p>
            <w:r>
              <w:rPr>
                <w:sz w:val="16"/>
              </w:rPr>
              <w:t>P1 Correct core, wk 3–5</w:t>
            </w:r>
          </w:p>
        </w:tc>
        <w:tc>
          <w:tcPr>
            <w:tcW w:type="dxa" w:w="1587"/>
          </w:tcPr>
          <w:p>
            <w:r>
              <w:rPr>
                <w:sz w:val="16"/>
              </w:rPr>
              <w:t>The mathematical object becomes lawful</w:t>
            </w:r>
          </w:p>
        </w:tc>
        <w:tc>
          <w:tcPr>
            <w:tcW w:type="dxa" w:w="3742"/>
          </w:tcPr>
          <w:p>
            <w:r>
              <w:rPr>
                <w:sz w:val="16"/>
              </w:rPr>
              <w:t>Layer builders per A1 (direction preserved; B rule declared; B_PC/B_CP ingest); ADMISSIBLE_NORMALIZE; directed fusion assembly with tags; degrees/I0/V+; Laplacian + three zero-degree conventions; directed operators; weights 1,1,1 from config</w:t>
            </w:r>
          </w:p>
        </w:tc>
        <w:tc>
          <w:tcPr>
            <w:tcW w:type="dxa" w:w="2778"/>
          </w:tcPr>
          <w:p>
            <w:r>
              <w:rPr>
                <w:sz w:val="16"/>
              </w:rPr>
              <w:t>T1–T9, T14, T15 green; ingest test proves no silent symmetrization; provenance record from every module</w:t>
            </w:r>
          </w:p>
        </w:tc>
      </w:tr>
      <w:tr>
        <w:tc>
          <w:tcPr>
            <w:tcW w:type="dxa" w:w="1644"/>
          </w:tcPr>
          <w:p>
            <w:r>
              <w:rPr>
                <w:sz w:val="16"/>
              </w:rPr>
              <w:t>P2 Embedding truth, wk 6–8</w:t>
            </w:r>
          </w:p>
        </w:tc>
        <w:tc>
          <w:tcPr>
            <w:tcW w:type="dxa" w:w="1587"/>
          </w:tcPr>
          <w:p>
            <w:r>
              <w:rPr>
                <w:sz w:val="16"/>
              </w:rPr>
              <w:t>Person-code geometry becomes defensible</w:t>
            </w:r>
          </w:p>
        </w:tc>
        <w:tc>
          <w:tcPr>
            <w:tcW w:type="dxa" w:w="3742"/>
          </w:tcPr>
          <w:p>
            <w:r>
              <w:rPr>
                <w:sz w:val="16"/>
              </w:rPr>
              <w:t>Embedding service (eigenmaps; MDS + Schoenberg; commute-time with cached L+); stress/strain + metric_exact; fusion view v2 rendering Z = Phi(A_fusion); overlay demoted + badged; metric badge UI</w:t>
            </w:r>
          </w:p>
        </w:tc>
        <w:tc>
          <w:tcPr>
            <w:tcW w:type="dxa" w:w="2778"/>
          </w:tcPr>
          <w:p>
            <w:r>
              <w:rPr>
                <w:sz w:val="16"/>
              </w:rPr>
              <w:t>T10–T11 green; canvas coordinates hash-match embedding output; badge e2e green</w:t>
            </w:r>
          </w:p>
        </w:tc>
      </w:tr>
      <w:tr>
        <w:tc>
          <w:tcPr>
            <w:tcW w:type="dxa" w:w="1644"/>
          </w:tcPr>
          <w:p>
            <w:r>
              <w:rPr>
                <w:sz w:val="16"/>
              </w:rPr>
              <w:t>P3 Attribution + typed measures, wk 9–10</w:t>
            </w:r>
          </w:p>
        </w:tc>
        <w:tc>
          <w:tcPr>
            <w:tcW w:type="dxa" w:w="1587"/>
          </w:tcPr>
          <w:p>
            <w:r>
              <w:rPr>
                <w:sz w:val="16"/>
              </w:rPr>
              <w:t>Say only what the evidence supports</w:t>
            </w:r>
          </w:p>
        </w:tc>
        <w:tc>
          <w:tcPr>
            <w:tcW w:type="dxa" w:w="3742"/>
          </w:tcPr>
          <w:p>
            <w:r>
              <w:rPr>
                <w:sz w:val="16"/>
              </w:rPr>
              <w:t>A7 attribution (G, G-hat) + identities; wording gate on X_ita; four typed centrality families replacing invented metrics; temporal norm_policy; model card generator v1 with render gate</w:t>
            </w:r>
          </w:p>
        </w:tc>
        <w:tc>
          <w:tcPr>
            <w:tcW w:type="dxa" w:w="2778"/>
          </w:tcPr>
          <w:p>
            <w:r>
              <w:rPr>
                <w:sz w:val="16"/>
              </w:rPr>
              <w:t>T12–T13 green; typed-centrality contract test green; card on every export; wording gate unit-tested</w:t>
            </w:r>
          </w:p>
        </w:tc>
      </w:tr>
      <w:tr>
        <w:tc>
          <w:tcPr>
            <w:tcW w:type="dxa" w:w="1644"/>
          </w:tcPr>
          <w:p>
            <w:r>
              <w:rPr>
                <w:sz w:val="16"/>
              </w:rPr>
              <w:t>P4 Validation + hardening, wk 11–12</w:t>
            </w:r>
          </w:p>
        </w:tc>
        <w:tc>
          <w:tcPr>
            <w:tcW w:type="dxa" w:w="1587"/>
          </w:tcPr>
          <w:p>
            <w:r>
              <w:rPr>
                <w:sz w:val="16"/>
              </w:rPr>
              <w:t>Claims get tests; the site earns trust</w:t>
            </w:r>
          </w:p>
        </w:tc>
        <w:tc>
          <w:tcPr>
            <w:tcW w:type="dxa" w:w="3742"/>
          </w:tcPr>
          <w:p>
            <w:r>
              <w:rPr>
                <w:sz w:val="16"/>
              </w:rPr>
              <w:t>VALIDATE() with seeded permutation + window bootstrap; badge catalog complete; method/platform copy rewritten; real legal pages; /api/ena/run gated; Postgres store; beta with one real pseudonymized, consented CSCL dataset</w:t>
            </w:r>
          </w:p>
        </w:tc>
        <w:tc>
          <w:tcPr>
            <w:tcW w:type="dxa" w:w="2778"/>
          </w:tcPr>
          <w:p>
            <w:r>
              <w:rPr>
                <w:sz w:val="16"/>
              </w:rPr>
              <w:t>All 15 golden tests green on main; beta session end-to-end with model-carded exports; policy pages live; p reproducible by seed</w:t>
            </w:r>
          </w:p>
        </w:tc>
      </w:tr>
      <w:tr>
        <w:tc>
          <w:tcPr>
            <w:tcW w:type="dxa" w:w="1644"/>
          </w:tcPr>
          <w:p>
            <w:r>
              <w:rPr>
                <w:sz w:val="16"/>
              </w:rPr>
              <w:t>Deferred (wk 13–16, explicitly out)</w:t>
            </w:r>
          </w:p>
        </w:tc>
        <w:tc>
          <w:tcPr>
            <w:tcW w:type="dxa" w:w="1587"/>
          </w:tcPr>
          <w:p>
            <w:r>
              <w:rPr>
                <w:sz w:val="16"/>
              </w:rPr>
              <w:t>Scope protection</w:t>
            </w:r>
          </w:p>
        </w:tc>
        <w:tc>
          <w:tcPr>
            <w:tcW w:type="dxa" w:w="3742"/>
          </w:tcPr>
          <w:p>
            <w:r>
              <w:rPr>
                <w:sz w:val="16"/>
              </w:rPr>
              <w:t>47-check suite full automation; Nystrom/sparse path; diffusion distance; extra directed variants; enterprise un-freeze; report-generator polish</w:t>
            </w:r>
          </w:p>
        </w:tc>
        <w:tc>
          <w:tcPr>
            <w:tcW w:type="dxa" w:w="2778"/>
          </w:tcPr>
          <w:p>
            <w:r>
              <w:rPr>
                <w:sz w:val="16"/>
              </w:rPr>
              <w:t>Reviewed at week-12 retrospective</w:t>
            </w:r>
          </w:p>
        </w:tc>
      </w:tr>
    </w:tbl>
    <w:p>
      <w:pPr>
        <w:spacing w:after="40"/>
      </w:pPr>
    </w:p>
    <w:p>
      <w:r>
        <w:rPr>
          <w:b w:val="0"/>
          <w:i w:val="0"/>
        </w:rPr>
        <w:t>Dependencies: P1 blocks P2 (operators feed embeddings); P2 blocks the view swap; P3's wording gate depends on the data contract (X_ita) from P0. Biggest schedule risks: JS eigensolver tolerances (fallback decided by golden tests, not debate — see 3.3), beta-dataset consent lead time (start paperwork during P1), and moratorium erosion (the founder must enforce it).</w:t>
      </w:r>
    </w:p>
    <w:p>
      <w:r>
        <w:rPr>
          <w:b w:val="0"/>
          <w:i w:val="0"/>
        </w:rPr>
        <w:t>What NOT to do during these 12 weeks: no new enterprise features, no new marketing claims, no visual redesign beyond what F1/F7 require, no second dataset format, no multi-language UI. Every one of these has already cost the project more than it returned.</w:t>
      </w:r>
    </w:p>
    <w:p>
      <w:pPr>
        <w:sectPr>
          <w:footerReference w:type="default" r:id="rId9"/>
          <w:pgSz w:w="11906" w:h="16838"/>
          <w:pgMar w:top="1134" w:right="1134" w:bottom="1134" w:left="1134" w:header="720" w:footer="720" w:gutter="0"/>
          <w:cols w:space="720"/>
          <w:docGrid w:linePitch="360"/>
        </w:sectPr>
      </w:pPr>
    </w:p>
    <w:p>
      <w:pPr>
        <w:pStyle w:val="Heading1"/>
      </w:pPr>
      <w:r>
        <w:t>10. Prioritized issue register</w:t>
      </w:r>
    </w:p>
    <w:p>
      <w:r>
        <w:rPr>
          <w:b w:val="0"/>
          <w:i w:val="0"/>
        </w:rPr>
        <w:t>Twenty-three issues; sortable long-form version (with fuller evidence text) in the companion workbook, sheet 'Issue Register'. Effort: S &lt;= 3 dev-days, M &lt;= 2 dev-weeks, L &gt; 2 dev-weeks.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964"/>
            <w:shd w:val="clear" w:fill="1F4E79"/>
          </w:tcPr>
          <w:p>
            <w:r>
              <w:rPr>
                <w:b/>
                <w:color w:val="FFFFFF"/>
                <w:sz w:val="15"/>
              </w:rPr>
              <w:t>ID</w:t>
            </w:r>
          </w:p>
        </w:tc>
        <w:tc>
          <w:tcPr>
            <w:tcW w:type="dxa" w:w="2835"/>
            <w:shd w:val="clear" w:fill="1F4E79"/>
          </w:tcPr>
          <w:p>
            <w:r>
              <w:rPr>
                <w:b/>
                <w:color w:val="FFFFFF"/>
                <w:sz w:val="15"/>
              </w:rPr>
              <w:t>Issue</w:t>
            </w:r>
          </w:p>
        </w:tc>
        <w:tc>
          <w:tcPr>
            <w:tcW w:type="dxa" w:w="907"/>
            <w:shd w:val="clear" w:fill="1F4E79"/>
          </w:tcPr>
          <w:p>
            <w:r>
              <w:rPr>
                <w:b/>
                <w:color w:val="FFFFFF"/>
                <w:sz w:val="15"/>
              </w:rPr>
              <w:t>Severity</w:t>
            </w:r>
          </w:p>
        </w:tc>
        <w:tc>
          <w:tcPr>
            <w:tcW w:type="dxa" w:w="2211"/>
            <w:shd w:val="clear" w:fill="1F4E79"/>
          </w:tcPr>
          <w:p>
            <w:r>
              <w:rPr>
                <w:b/>
                <w:color w:val="FFFFFF"/>
                <w:sz w:val="15"/>
              </w:rPr>
              <w:t>Evidence / source</w:t>
            </w:r>
          </w:p>
        </w:tc>
        <w:tc>
          <w:tcPr>
            <w:tcW w:type="dxa" w:w="2268"/>
            <w:shd w:val="clear" w:fill="1F4E79"/>
          </w:tcPr>
          <w:p>
            <w:r>
              <w:rPr>
                <w:b/>
                <w:color w:val="FFFFFF"/>
                <w:sz w:val="15"/>
              </w:rPr>
              <w:t>Why it matters</w:t>
            </w:r>
          </w:p>
        </w:tc>
        <w:tc>
          <w:tcPr>
            <w:tcW w:type="dxa" w:w="1077"/>
            <w:shd w:val="clear" w:fill="1F4E79"/>
          </w:tcPr>
          <w:p>
            <w:r>
              <w:rPr>
                <w:b/>
                <w:color w:val="FFFFFF"/>
                <w:sz w:val="15"/>
              </w:rPr>
              <w:t>Module</w:t>
            </w:r>
          </w:p>
        </w:tc>
        <w:tc>
          <w:tcPr>
            <w:tcW w:type="dxa" w:w="2608"/>
            <w:shd w:val="clear" w:fill="1F4E79"/>
          </w:tcPr>
          <w:p>
            <w:r>
              <w:rPr>
                <w:b/>
                <w:color w:val="FFFFFF"/>
                <w:sz w:val="15"/>
              </w:rPr>
              <w:t>Recommended fix</w:t>
            </w:r>
          </w:p>
        </w:tc>
        <w:tc>
          <w:tcPr>
            <w:tcW w:type="dxa" w:w="680"/>
            <w:shd w:val="clear" w:fill="1F4E79"/>
          </w:tcPr>
          <w:p>
            <w:r>
              <w:rPr>
                <w:b/>
                <w:color w:val="FFFFFF"/>
                <w:sz w:val="15"/>
              </w:rPr>
              <w:t>Effort</w:t>
            </w:r>
          </w:p>
        </w:tc>
        <w:tc>
          <w:tcPr>
            <w:tcW w:type="dxa" w:w="794"/>
            <w:shd w:val="clear" w:fill="1F4E79"/>
          </w:tcPr>
          <w:p>
            <w:r>
              <w:rPr>
                <w:b/>
                <w:color w:val="FFFFFF"/>
                <w:sz w:val="15"/>
              </w:rPr>
              <w:t>3 mo?</w:t>
            </w:r>
          </w:p>
        </w:tc>
      </w:tr>
      <w:tr>
        <w:tc>
          <w:tcPr>
            <w:tcW w:type="dxa" w:w="964"/>
          </w:tcPr>
          <w:p>
            <w:r>
              <w:rPr>
                <w:sz w:val="15"/>
              </w:rPr>
              <w:t>SENA-001</w:t>
            </w:r>
          </w:p>
        </w:tc>
        <w:tc>
          <w:tcPr>
            <w:tcW w:type="dxa" w:w="2835"/>
          </w:tcPr>
          <w:p>
            <w:del w:id="13" w:author="Codex" w:date="2026-07-07T05:32:10Z">
              <w:r>
                <w:rPr>
                  <w:sz w:val="15"/>
                </w:rPr>
                <w:delText>Fusion view coordinates from jENA ENA projection + social overlay, not from A_fusion (spec Example 1 projection error)</w:delText>
              </w:r>
            </w:del>
            <w:ins w:id="14" w:author="Codex" w:date="2026-07-07T05:32:10Z">
              <w:r>
                <w:rPr>
                  <w:sz w:val="15"/>
                </w:rPr>
                <w:t>Fusion view coordinates are explanatory by default, jENA-projected in ENA Space, and A_fusion-weighted in Joint force-layout mode; none is the required formal metric embedding.</w:t>
              </w:r>
            </w:ins>
          </w:p>
        </w:tc>
        <w:tc>
          <w:tcPr>
            <w:tcW w:type="dxa" w:w="907"/>
            <w:shd w:val="clear" w:fill="C00000"/>
          </w:tcPr>
          <w:p>
            <w:r>
              <w:rPr>
                <w:b/>
                <w:color w:val="FFFFFF"/>
                <w:sz w:val="15"/>
              </w:rPr>
              <w:t>Critical</w:t>
            </w:r>
          </w:p>
        </w:tc>
        <w:tc>
          <w:tcPr>
            <w:tcW w:type="dxa" w:w="2211"/>
          </w:tcPr>
          <w:p>
            <w:r>
              <w:rPr>
                <w:sz w:val="15"/>
              </w:rPr>
              <w:t>layout.ts; CONTEXT.md A1 grammar; plan G3</w:t>
            </w:r>
          </w:p>
        </w:tc>
        <w:tc>
          <w:tcPr>
            <w:tcW w:type="dxa" w:w="2268"/>
          </w:tcPr>
          <w:p>
            <w:r>
              <w:rPr>
                <w:sz w:val="15"/>
              </w:rPr>
              <w:t>Core scientific claim invalid; all proximity readings unsupported</w:t>
            </w:r>
          </w:p>
        </w:tc>
        <w:tc>
          <w:tcPr>
            <w:tcW w:type="dxa" w:w="1077"/>
          </w:tcPr>
          <w:p>
            <w:r>
              <w:rPr>
                <w:sz w:val="15"/>
              </w:rPr>
              <w:t>M6 / UI</w:t>
            </w:r>
          </w:p>
        </w:tc>
        <w:tc>
          <w:tcPr>
            <w:tcW w:type="dxa" w:w="2608"/>
          </w:tcPr>
          <w:p>
            <w:r>
              <w:rPr>
                <w:sz w:val="15"/>
              </w:rPr>
              <w:t>Embedding service Z = Phi(A_fusion); overlay badged exploratory</w:t>
            </w:r>
          </w:p>
        </w:tc>
        <w:tc>
          <w:tcPr>
            <w:tcW w:type="dxa" w:w="680"/>
          </w:tcPr>
          <w:p>
            <w:r>
              <w:rPr>
                <w:sz w:val="15"/>
              </w:rPr>
              <w:t>L</w:t>
            </w:r>
          </w:p>
        </w:tc>
        <w:tc>
          <w:tcPr>
            <w:tcW w:type="dxa" w:w="794"/>
          </w:tcPr>
          <w:p>
            <w:r>
              <w:rPr>
                <w:sz w:val="15"/>
              </w:rPr>
              <w:t>Yes</w:t>
            </w:r>
          </w:p>
        </w:tc>
      </w:tr>
      <w:tr>
        <w:tc>
          <w:tcPr>
            <w:tcW w:type="dxa" w:w="964"/>
          </w:tcPr>
          <w:p>
            <w:r>
              <w:rPr>
                <w:sz w:val="15"/>
              </w:rPr>
              <w:t>SENA-002</w:t>
            </w:r>
          </w:p>
        </w:tc>
        <w:tc>
          <w:tcPr>
            <w:tcW w:type="dxa" w:w="2835"/>
          </w:tcPr>
          <w:p>
            <w:r>
              <w:rPr>
                <w:sz w:val="15"/>
              </w:rPr>
              <w:t>No embedding/eigendecomposition/Schoenberg/commute-time/stress anywhere</w:t>
            </w:r>
          </w:p>
        </w:tc>
        <w:tc>
          <w:tcPr>
            <w:tcW w:type="dxa" w:w="907"/>
            <w:shd w:val="clear" w:fill="C00000"/>
          </w:tcPr>
          <w:p>
            <w:r>
              <w:rPr>
                <w:b/>
                <w:color w:val="FFFFFF"/>
                <w:sz w:val="15"/>
              </w:rPr>
              <w:t>Critical</w:t>
            </w:r>
          </w:p>
        </w:tc>
        <w:tc>
          <w:tcPr>
            <w:tcW w:type="dxa" w:w="2211"/>
          </w:tcPr>
          <w:p>
            <w:r>
              <w:rPr>
                <w:sz w:val="15"/>
              </w:rPr>
              <w:t>grep: 0 hits repo-wide</w:t>
            </w:r>
          </w:p>
        </w:tc>
        <w:tc>
          <w:tcPr>
            <w:tcW w:type="dxa" w:w="2268"/>
          </w:tcPr>
          <w:p>
            <w:r>
              <w:rPr>
                <w:sz w:val="15"/>
              </w:rPr>
              <w:t>Prop. 5 status can't be evaluated; T10/T11 untestable</w:t>
            </w:r>
          </w:p>
        </w:tc>
        <w:tc>
          <w:tcPr>
            <w:tcW w:type="dxa" w:w="1077"/>
          </w:tcPr>
          <w:p>
            <w:r>
              <w:rPr>
                <w:sz w:val="15"/>
              </w:rPr>
              <w:t>M6</w:t>
            </w:r>
          </w:p>
        </w:tc>
        <w:tc>
          <w:tcPr>
            <w:tcW w:type="dxa" w:w="2608"/>
          </w:tcPr>
          <w:p>
            <w:r>
              <w:rPr>
                <w:sz w:val="15"/>
              </w:rPr>
              <w:t>Implement A6 (eigenmaps, MDS+Schoenberg, commute-time, stress)</w:t>
            </w:r>
          </w:p>
        </w:tc>
        <w:tc>
          <w:tcPr>
            <w:tcW w:type="dxa" w:w="680"/>
          </w:tcPr>
          <w:p>
            <w:r>
              <w:rPr>
                <w:sz w:val="15"/>
              </w:rPr>
              <w:t>L</w:t>
            </w:r>
          </w:p>
        </w:tc>
        <w:tc>
          <w:tcPr>
            <w:tcW w:type="dxa" w:w="794"/>
          </w:tcPr>
          <w:p>
            <w:r>
              <w:rPr>
                <w:sz w:val="15"/>
              </w:rPr>
              <w:t>Yes</w:t>
            </w:r>
          </w:p>
        </w:tc>
      </w:tr>
      <w:tr>
        <w:tc>
          <w:tcPr>
            <w:tcW w:type="dxa" w:w="964"/>
          </w:tcPr>
          <w:p>
            <w:r>
              <w:rPr>
                <w:sz w:val="15"/>
              </w:rPr>
              <w:t>SENA-003</w:t>
            </w:r>
          </w:p>
        </w:tc>
        <w:tc>
          <w:tcPr>
            <w:tcW w:type="dxa" w:w="2835"/>
          </w:tcPr>
          <w:p>
            <w:r>
              <w:rPr>
                <w:sz w:val="15"/>
              </w:rPr>
              <w:t>Directed data silently symmetrized by default; no A_fusion^dir; no B_PC/B_CP</w:t>
            </w:r>
          </w:p>
        </w:tc>
        <w:tc>
          <w:tcPr>
            <w:tcW w:type="dxa" w:w="907"/>
            <w:shd w:val="clear" w:fill="C00000"/>
          </w:tcPr>
          <w:p>
            <w:r>
              <w:rPr>
                <w:b/>
                <w:color w:val="FFFFFF"/>
                <w:sz w:val="15"/>
              </w:rPr>
              <w:t>Critical</w:t>
            </w:r>
          </w:p>
        </w:tc>
        <w:tc>
          <w:tcPr>
            <w:tcW w:type="dxa" w:w="2211"/>
          </w:tcPr>
          <w:p>
            <w:r>
              <w:rPr>
                <w:sz w:val="15"/>
              </w:rPr>
              <w:t>model.ts defaultOptions + buildSocialMatrix; plan G7</w:t>
            </w:r>
          </w:p>
        </w:tc>
        <w:tc>
          <w:tcPr>
            <w:tcW w:type="dxa" w:w="2268"/>
          </w:tcPr>
          <w:p>
            <w:r>
              <w:rPr>
                <w:sz w:val="15"/>
              </w:rPr>
              <w:t>Directed constructs misrepresented; forbidden theorems applied</w:t>
            </w:r>
          </w:p>
        </w:tc>
        <w:tc>
          <w:tcPr>
            <w:tcW w:type="dxa" w:w="1077"/>
          </w:tcPr>
          <w:p>
            <w:r>
              <w:rPr>
                <w:sz w:val="15"/>
              </w:rPr>
              <w:t>M1/M2/M5</w:t>
            </w:r>
          </w:p>
        </w:tc>
        <w:tc>
          <w:tcPr>
            <w:tcW w:type="dxa" w:w="2608"/>
          </w:tcPr>
          <w:p>
            <w:r>
              <w:rPr>
                <w:sz w:val="15"/>
              </w:rPr>
              <w:t>Preserve R; directed mode + operators; badged symmetrization</w:t>
            </w:r>
          </w:p>
        </w:tc>
        <w:tc>
          <w:tcPr>
            <w:tcW w:type="dxa" w:w="680"/>
          </w:tcPr>
          <w:p>
            <w:r>
              <w:rPr>
                <w:sz w:val="15"/>
              </w:rPr>
              <w:t>M</w:t>
            </w:r>
          </w:p>
        </w:tc>
        <w:tc>
          <w:tcPr>
            <w:tcW w:type="dxa" w:w="794"/>
          </w:tcPr>
          <w:p>
            <w:r>
              <w:rPr>
                <w:sz w:val="15"/>
              </w:rPr>
              <w:t>Yes</w:t>
            </w:r>
          </w:p>
        </w:tc>
      </w:tr>
      <w:tr>
        <w:tc>
          <w:tcPr>
            <w:tcW w:type="dxa" w:w="964"/>
          </w:tcPr>
          <w:p>
            <w:r>
              <w:rPr>
                <w:sz w:val="15"/>
              </w:rPr>
              <w:t>SENA-004</w:t>
            </w:r>
          </w:p>
        </w:tc>
        <w:tc>
          <w:tcPr>
            <w:tcW w:type="dxa" w:w="2835"/>
          </w:tcPr>
          <w:p>
            <w:r>
              <w:rPr>
                <w:sz w:val="15"/>
              </w:rPr>
              <w:t>Hard-coded undisclosed weights alpha=0.72 beta=0.64 gamma=0.86</w:t>
            </w:r>
          </w:p>
        </w:tc>
        <w:tc>
          <w:tcPr>
            <w:tcW w:type="dxa" w:w="907"/>
            <w:shd w:val="clear" w:fill="ED7D31"/>
          </w:tcPr>
          <w:p>
            <w:r>
              <w:rPr>
                <w:b/>
                <w:color w:val="FFFFFF"/>
                <w:sz w:val="15"/>
              </w:rPr>
              <w:t>High</w:t>
            </w:r>
          </w:p>
        </w:tc>
        <w:tc>
          <w:tcPr>
            <w:tcW w:type="dxa" w:w="2211"/>
          </w:tcPr>
          <w:p>
            <w:r>
              <w:rPr>
                <w:sz w:val="15"/>
              </w:rPr>
              <w:t>model.ts defaultOptions</w:t>
            </w:r>
          </w:p>
        </w:tc>
        <w:tc>
          <w:tcPr>
            <w:tcW w:type="dxa" w:w="2268"/>
          </w:tcPr>
          <w:p>
            <w:r>
              <w:rPr>
                <w:sz w:val="15"/>
              </w:rPr>
              <w:t>Cor. 2 violation; arbitrary constants steer every view</w:t>
            </w:r>
          </w:p>
        </w:tc>
        <w:tc>
          <w:tcPr>
            <w:tcW w:type="dxa" w:w="1077"/>
          </w:tcPr>
          <w:p>
            <w:r>
              <w:rPr>
                <w:sz w:val="15"/>
              </w:rPr>
              <w:t>M3/M4/UI</w:t>
            </w:r>
          </w:p>
        </w:tc>
        <w:tc>
          <w:tcPr>
            <w:tcW w:type="dxa" w:w="2608"/>
          </w:tcPr>
          <w:p>
            <w:r>
              <w:rPr>
                <w:sz w:val="15"/>
              </w:rPr>
              <w:t>Default 1,1,1; config + disclosure + sensitivity grid</w:t>
            </w:r>
          </w:p>
        </w:tc>
        <w:tc>
          <w:tcPr>
            <w:tcW w:type="dxa" w:w="680"/>
          </w:tcPr>
          <w:p>
            <w:r>
              <w:rPr>
                <w:sz w:val="15"/>
              </w:rPr>
              <w:t>S</w:t>
            </w:r>
          </w:p>
        </w:tc>
        <w:tc>
          <w:tcPr>
            <w:tcW w:type="dxa" w:w="794"/>
          </w:tcPr>
          <w:p>
            <w:r>
              <w:rPr>
                <w:sz w:val="15"/>
              </w:rPr>
              <w:t>Yes</w:t>
            </w:r>
          </w:p>
        </w:tc>
      </w:tr>
      <w:tr>
        <w:tc>
          <w:tcPr>
            <w:tcW w:type="dxa" w:w="964"/>
          </w:tcPr>
          <w:p>
            <w:r>
              <w:rPr>
                <w:sz w:val="15"/>
              </w:rPr>
              <w:t>SENA-005</w:t>
            </w:r>
          </w:p>
        </w:tc>
        <w:tc>
          <w:tcPr>
            <w:tcW w:type="dxa" w:w="2835"/>
          </w:tcPr>
          <w:p>
            <w:r>
              <w:rPr>
                <w:sz w:val="15"/>
              </w:rPr>
              <w:t>Normalization lacks admissibility axioms; 'none' allowed; Frobenius missing</w:t>
            </w:r>
          </w:p>
        </w:tc>
        <w:tc>
          <w:tcPr>
            <w:tcW w:type="dxa" w:w="907"/>
            <w:shd w:val="clear" w:fill="ED7D31"/>
          </w:tcPr>
          <w:p>
            <w:r>
              <w:rPr>
                <w:b/>
                <w:color w:val="FFFFFF"/>
                <w:sz w:val="15"/>
              </w:rPr>
              <w:t>High</w:t>
            </w:r>
          </w:p>
        </w:tc>
        <w:tc>
          <w:tcPr>
            <w:tcW w:type="dxa" w:w="2211"/>
          </w:tcPr>
          <w:p>
            <w:r>
              <w:rPr>
                <w:sz w:val="15"/>
              </w:rPr>
              <w:t>model.ts normalizeMatrix; plan G8</w:t>
            </w:r>
          </w:p>
        </w:tc>
        <w:tc>
          <w:tcPr>
            <w:tcW w:type="dxa" w:w="2268"/>
          </w:tcPr>
          <w:p>
            <w:r>
              <w:rPr>
                <w:sz w:val="15"/>
              </w:rPr>
              <w:t>Axiom violations pass silently; weights uninterpretable</w:t>
            </w:r>
          </w:p>
        </w:tc>
        <w:tc>
          <w:tcPr>
            <w:tcW w:type="dxa" w:w="1077"/>
          </w:tcPr>
          <w:p>
            <w:r>
              <w:rPr>
                <w:sz w:val="15"/>
              </w:rPr>
              <w:t>M3</w:t>
            </w:r>
          </w:p>
        </w:tc>
        <w:tc>
          <w:tcPr>
            <w:tcW w:type="dxa" w:w="2608"/>
          </w:tcPr>
          <w:p>
            <w:r>
              <w:rPr>
                <w:sz w:val="15"/>
              </w:rPr>
              <w:t>ADMISSIBLE_NORMALIZE + T14/T15</w:t>
            </w:r>
          </w:p>
        </w:tc>
        <w:tc>
          <w:tcPr>
            <w:tcW w:type="dxa" w:w="680"/>
          </w:tcPr>
          <w:p>
            <w:r>
              <w:rPr>
                <w:sz w:val="15"/>
              </w:rPr>
              <w:t>S</w:t>
            </w:r>
          </w:p>
        </w:tc>
        <w:tc>
          <w:tcPr>
            <w:tcW w:type="dxa" w:w="794"/>
          </w:tcPr>
          <w:p>
            <w:r>
              <w:rPr>
                <w:sz w:val="15"/>
              </w:rPr>
              <w:t>Yes</w:t>
            </w:r>
          </w:p>
        </w:tc>
      </w:tr>
      <w:tr>
        <w:tc>
          <w:tcPr>
            <w:tcW w:type="dxa" w:w="964"/>
          </w:tcPr>
          <w:p>
            <w:r>
              <w:rPr>
                <w:sz w:val="15"/>
              </w:rPr>
              <w:t>SENA-006</w:t>
            </w:r>
          </w:p>
        </w:tc>
        <w:tc>
          <w:tcPr>
            <w:tcW w:type="dxa" w:w="2835"/>
          </w:tcPr>
          <w:p>
            <w:r>
              <w:rPr>
                <w:sz w:val="15"/>
              </w:rPr>
              <w:t>No isolated-vertex handling (I0, V+, zero-inverse, epsilon)</w:t>
            </w:r>
          </w:p>
        </w:tc>
        <w:tc>
          <w:tcPr>
            <w:tcW w:type="dxa" w:w="907"/>
            <w:shd w:val="clear" w:fill="ED7D31"/>
          </w:tcPr>
          <w:p>
            <w:r>
              <w:rPr>
                <w:b/>
                <w:color w:val="FFFFFF"/>
                <w:sz w:val="15"/>
              </w:rPr>
              <w:t>High</w:t>
            </w:r>
          </w:p>
        </w:tc>
        <w:tc>
          <w:tcPr>
            <w:tcW w:type="dxa" w:w="2211"/>
          </w:tcPr>
          <w:p>
            <w:r>
              <w:rPr>
                <w:sz w:val="15"/>
              </w:rPr>
              <w:t>grep: 0 hits; plan G6</w:t>
            </w:r>
          </w:p>
        </w:tc>
        <w:tc>
          <w:tcPr>
            <w:tcW w:type="dxa" w:w="2268"/>
          </w:tcPr>
          <w:p>
            <w:r>
              <w:rPr>
                <w:sz w:val="15"/>
              </w:rPr>
              <w:t>Zero-degree nodes corrupt operators; spec conventions absent</w:t>
            </w:r>
          </w:p>
        </w:tc>
        <w:tc>
          <w:tcPr>
            <w:tcW w:type="dxa" w:w="1077"/>
          </w:tcPr>
          <w:p>
            <w:r>
              <w:rPr>
                <w:sz w:val="15"/>
              </w:rPr>
              <w:t>M5/UI</w:t>
            </w:r>
          </w:p>
        </w:tc>
        <w:tc>
          <w:tcPr>
            <w:tcW w:type="dxa" w:w="2608"/>
          </w:tcPr>
          <w:p>
            <w:r>
              <w:rPr>
                <w:sz w:val="15"/>
              </w:rPr>
              <w:t>A4 conventions + I0 panel + T4–T7</w:t>
            </w:r>
          </w:p>
        </w:tc>
        <w:tc>
          <w:tcPr>
            <w:tcW w:type="dxa" w:w="680"/>
          </w:tcPr>
          <w:p>
            <w:r>
              <w:rPr>
                <w:sz w:val="15"/>
              </w:rPr>
              <w:t>M</w:t>
            </w:r>
          </w:p>
        </w:tc>
        <w:tc>
          <w:tcPr>
            <w:tcW w:type="dxa" w:w="794"/>
          </w:tcPr>
          <w:p>
            <w:r>
              <w:rPr>
                <w:sz w:val="15"/>
              </w:rPr>
              <w:t>Yes</w:t>
            </w:r>
          </w:p>
        </w:tc>
      </w:tr>
      <w:tr>
        <w:tc>
          <w:tcPr>
            <w:tcW w:type="dxa" w:w="964"/>
          </w:tcPr>
          <w:p>
            <w:r>
              <w:rPr>
                <w:sz w:val="15"/>
              </w:rPr>
              <w:t>SENA-007</w:t>
            </w:r>
          </w:p>
        </w:tc>
        <w:tc>
          <w:tcPr>
            <w:tcW w:type="dxa" w:w="2835"/>
          </w:tcPr>
          <w:p>
            <w:r>
              <w:rPr>
                <w:sz w:val="15"/>
              </w:rPr>
              <w:t>No golden fixtures: spec numbers absent from all tests</w:t>
            </w:r>
          </w:p>
        </w:tc>
        <w:tc>
          <w:tcPr>
            <w:tcW w:type="dxa" w:w="907"/>
            <w:shd w:val="clear" w:fill="C00000"/>
          </w:tcPr>
          <w:p>
            <w:r>
              <w:rPr>
                <w:b/>
                <w:color w:val="FFFFFF"/>
                <w:sz w:val="15"/>
              </w:rPr>
              <w:t>Critical</w:t>
            </w:r>
          </w:p>
        </w:tc>
        <w:tc>
          <w:tcPr>
            <w:tcW w:type="dxa" w:w="2211"/>
          </w:tcPr>
          <w:p>
            <w:r>
              <w:rPr>
                <w:sz w:val="15"/>
              </w:rPr>
              <w:t>sena.test.ts (4,986 lines): 0 matches</w:t>
            </w:r>
          </w:p>
        </w:tc>
        <w:tc>
          <w:tcPr>
            <w:tcW w:type="dxa" w:w="2268"/>
          </w:tcPr>
          <w:p>
            <w:r>
              <w:rPr>
                <w:sz w:val="15"/>
              </w:rPr>
              <w:t>Migration unverifiable; cheapest highest-value fix</w:t>
            </w:r>
          </w:p>
        </w:tc>
        <w:tc>
          <w:tcPr>
            <w:tcW w:type="dxa" w:w="1077"/>
          </w:tcPr>
          <w:p>
            <w:r>
              <w:rPr>
                <w:sz w:val="15"/>
              </w:rPr>
              <w:t>Testing</w:t>
            </w:r>
          </w:p>
        </w:tc>
        <w:tc>
          <w:tcPr>
            <w:tcW w:type="dxa" w:w="2608"/>
          </w:tcPr>
          <w:p>
            <w:r>
              <w:rPr>
                <w:sz w:val="15"/>
              </w:rPr>
              <w:t>Encode T1–T15 week 1–2, expected-fail burn-down</w:t>
            </w:r>
          </w:p>
        </w:tc>
        <w:tc>
          <w:tcPr>
            <w:tcW w:type="dxa" w:w="680"/>
          </w:tcPr>
          <w:p>
            <w:r>
              <w:rPr>
                <w:sz w:val="15"/>
              </w:rPr>
              <w:t>S</w:t>
            </w:r>
          </w:p>
        </w:tc>
        <w:tc>
          <w:tcPr>
            <w:tcW w:type="dxa" w:w="794"/>
          </w:tcPr>
          <w:p>
            <w:r>
              <w:rPr>
                <w:sz w:val="15"/>
              </w:rPr>
              <w:t>Yes</w:t>
            </w:r>
          </w:p>
        </w:tc>
      </w:tr>
      <w:tr>
        <w:tc>
          <w:tcPr>
            <w:tcW w:type="dxa" w:w="964"/>
          </w:tcPr>
          <w:p>
            <w:r>
              <w:rPr>
                <w:sz w:val="15"/>
              </w:rPr>
              <w:t>SENA-008</w:t>
            </w:r>
          </w:p>
        </w:tc>
        <w:tc>
          <w:tcPr>
            <w:tcW w:type="dxa" w:w="2835"/>
          </w:tcPr>
          <w:p>
            <w:r>
              <w:rPr>
                <w:sz w:val="15"/>
              </w:rPr>
              <w:t>Test pyramid inverted: ~30 route/ops suites vs no math goldens</w:t>
            </w:r>
          </w:p>
        </w:tc>
        <w:tc>
          <w:tcPr>
            <w:tcW w:type="dxa" w:w="907"/>
            <w:shd w:val="clear" w:fill="ED7D31"/>
          </w:tcPr>
          <w:p>
            <w:r>
              <w:rPr>
                <w:b/>
                <w:color w:val="FFFFFF"/>
                <w:sz w:val="15"/>
              </w:rPr>
              <w:t>High</w:t>
            </w:r>
          </w:p>
        </w:tc>
        <w:tc>
          <w:tcPr>
            <w:tcW w:type="dxa" w:w="2211"/>
          </w:tcPr>
          <w:p>
            <w:r>
              <w:rPr>
                <w:sz w:val="15"/>
              </w:rPr>
              <w:t>__tests__ listing</w:t>
            </w:r>
          </w:p>
        </w:tc>
        <w:tc>
          <w:tcPr>
            <w:tcW w:type="dxa" w:w="2268"/>
          </w:tcPr>
          <w:p>
            <w:r>
              <w:rPr>
                <w:sz w:val="15"/>
              </w:rPr>
              <w:t>Protection concentrated on ceremony, not science</w:t>
            </w:r>
          </w:p>
        </w:tc>
        <w:tc>
          <w:tcPr>
            <w:tcW w:type="dxa" w:w="1077"/>
          </w:tcPr>
          <w:p>
            <w:r>
              <w:rPr>
                <w:sz w:val="15"/>
              </w:rPr>
              <w:t>Testing</w:t>
            </w:r>
          </w:p>
        </w:tc>
        <w:tc>
          <w:tcPr>
            <w:tcW w:type="dxa" w:w="2608"/>
          </w:tcPr>
          <w:p>
            <w:r>
              <w:rPr>
                <w:sz w:val="15"/>
              </w:rPr>
              <w:t>Moratorium on route tests until goldens exist; CI gates</w:t>
            </w:r>
          </w:p>
        </w:tc>
        <w:tc>
          <w:tcPr>
            <w:tcW w:type="dxa" w:w="680"/>
          </w:tcPr>
          <w:p>
            <w:r>
              <w:rPr>
                <w:sz w:val="15"/>
              </w:rPr>
              <w:t>M</w:t>
            </w:r>
          </w:p>
        </w:tc>
        <w:tc>
          <w:tcPr>
            <w:tcW w:type="dxa" w:w="794"/>
          </w:tcPr>
          <w:p>
            <w:r>
              <w:rPr>
                <w:sz w:val="15"/>
              </w:rPr>
              <w:t>Yes</w:t>
            </w:r>
          </w:p>
        </w:tc>
      </w:tr>
      <w:tr>
        <w:tc>
          <w:tcPr>
            <w:tcW w:type="dxa" w:w="964"/>
          </w:tcPr>
          <w:p>
            <w:r>
              <w:rPr>
                <w:sz w:val="15"/>
              </w:rPr>
              <w:t>SENA-009</w:t>
            </w:r>
          </w:p>
        </w:tc>
        <w:tc>
          <w:tcPr>
            <w:tcW w:type="dxa" w:w="2835"/>
          </w:tcPr>
          <w:p>
            <w:r>
              <w:rPr>
                <w:sz w:val="15"/>
              </w:rPr>
              <w:t>10,860-line god component; layout math inside components/</w:t>
            </w:r>
          </w:p>
        </w:tc>
        <w:tc>
          <w:tcPr>
            <w:tcW w:type="dxa" w:w="907"/>
            <w:shd w:val="clear" w:fill="ED7D31"/>
          </w:tcPr>
          <w:p>
            <w:r>
              <w:rPr>
                <w:b/>
                <w:color w:val="FFFFFF"/>
                <w:sz w:val="15"/>
              </w:rPr>
              <w:t>High</w:t>
            </w:r>
          </w:p>
        </w:tc>
        <w:tc>
          <w:tcPr>
            <w:tcW w:type="dxa" w:w="2211"/>
          </w:tcPr>
          <w:p>
            <w:r>
              <w:rPr>
                <w:sz w:val="15"/>
              </w:rPr>
              <w:t>wc -l; workspace/fusion-layout.ts</w:t>
            </w:r>
          </w:p>
        </w:tc>
        <w:tc>
          <w:tcPr>
            <w:tcW w:type="dxa" w:w="2268"/>
          </w:tcPr>
          <w:p>
            <w:r>
              <w:rPr>
                <w:sz w:val="15"/>
              </w:rPr>
              <w:t>Unreviewable; blocks every later fix; math untestable</w:t>
            </w:r>
          </w:p>
        </w:tc>
        <w:tc>
          <w:tcPr>
            <w:tcW w:type="dxa" w:w="1077"/>
          </w:tcPr>
          <w:p>
            <w:r>
              <w:rPr>
                <w:sz w:val="15"/>
              </w:rPr>
              <w:t>UI arch</w:t>
            </w:r>
          </w:p>
        </w:tc>
        <w:tc>
          <w:tcPr>
            <w:tcW w:type="dxa" w:w="2608"/>
          </w:tcPr>
          <w:p>
            <w:r>
              <w:rPr>
                <w:sz w:val="15"/>
              </w:rPr>
              <w:t>Decompose; compute out of UI; &lt;500-line files by wk 8</w:t>
            </w:r>
          </w:p>
        </w:tc>
        <w:tc>
          <w:tcPr>
            <w:tcW w:type="dxa" w:w="680"/>
          </w:tcPr>
          <w:p>
            <w:r>
              <w:rPr>
                <w:sz w:val="15"/>
              </w:rPr>
              <w:t>L</w:t>
            </w:r>
          </w:p>
        </w:tc>
        <w:tc>
          <w:tcPr>
            <w:tcW w:type="dxa" w:w="794"/>
          </w:tcPr>
          <w:p>
            <w:r>
              <w:rPr>
                <w:sz w:val="15"/>
              </w:rPr>
              <w:t>Partial</w:t>
            </w:r>
          </w:p>
        </w:tc>
      </w:tr>
      <w:tr>
        <w:tc>
          <w:tcPr>
            <w:tcW w:type="dxa" w:w="964"/>
          </w:tcPr>
          <w:p>
            <w:r>
              <w:rPr>
                <w:sz w:val="15"/>
              </w:rPr>
              <w:t>SENA-010</w:t>
            </w:r>
          </w:p>
        </w:tc>
        <w:tc>
          <w:tcPr>
            <w:tcW w:type="dxa" w:w="2835"/>
          </w:tcPr>
          <w:p>
            <w:r>
              <w:rPr>
                <w:sz w:val="15"/>
              </w:rPr>
              <w:t>Invented metrics shipped (conceptBrokerage magic 0.5; neighborContribution S x B; cross-type z-scores)</w:t>
            </w:r>
          </w:p>
        </w:tc>
        <w:tc>
          <w:tcPr>
            <w:tcW w:type="dxa" w:w="907"/>
            <w:shd w:val="clear" w:fill="ED7D31"/>
          </w:tcPr>
          <w:p>
            <w:r>
              <w:rPr>
                <w:b/>
                <w:color w:val="FFFFFF"/>
                <w:sz w:val="15"/>
              </w:rPr>
              <w:t>High</w:t>
            </w:r>
          </w:p>
        </w:tc>
        <w:tc>
          <w:tcPr>
            <w:tcW w:type="dxa" w:w="2211"/>
          </w:tcPr>
          <w:p>
            <w:r>
              <w:rPr>
                <w:sz w:val="15"/>
              </w:rPr>
              <w:t>model.ts buildMetrics</w:t>
            </w:r>
          </w:p>
        </w:tc>
        <w:tc>
          <w:tcPr>
            <w:tcW w:type="dxa" w:w="2268"/>
          </w:tcPr>
          <w:p>
            <w:r>
              <w:rPr>
                <w:sz w:val="15"/>
              </w:rPr>
              <w:t>Unvalidated numbers presented as analytics; false role claims</w:t>
            </w:r>
          </w:p>
        </w:tc>
        <w:tc>
          <w:tcPr>
            <w:tcW w:type="dxa" w:w="1077"/>
          </w:tcPr>
          <w:p>
            <w:r>
              <w:rPr>
                <w:sz w:val="15"/>
              </w:rPr>
              <w:t>M8</w:t>
            </w:r>
          </w:p>
        </w:tc>
        <w:tc>
          <w:tcPr>
            <w:tcW w:type="dxa" w:w="2608"/>
          </w:tcPr>
          <w:p>
            <w:r>
              <w:rPr>
                <w:sz w:val="15"/>
              </w:rPr>
              <w:t>Replace with four typed families; retire or label experimental</w:t>
            </w:r>
          </w:p>
        </w:tc>
        <w:tc>
          <w:tcPr>
            <w:tcW w:type="dxa" w:w="680"/>
          </w:tcPr>
          <w:p>
            <w:r>
              <w:rPr>
                <w:sz w:val="15"/>
              </w:rPr>
              <w:t>M</w:t>
            </w:r>
          </w:p>
        </w:tc>
        <w:tc>
          <w:tcPr>
            <w:tcW w:type="dxa" w:w="794"/>
          </w:tcPr>
          <w:p>
            <w:r>
              <w:rPr>
                <w:sz w:val="15"/>
              </w:rPr>
              <w:t>Yes</w:t>
            </w:r>
          </w:p>
        </w:tc>
      </w:tr>
      <w:tr>
        <w:tc>
          <w:tcPr>
            <w:tcW w:type="dxa" w:w="964"/>
          </w:tcPr>
          <w:p>
            <w:r>
              <w:rPr>
                <w:sz w:val="15"/>
              </w:rPr>
              <w:t>SENA-011</w:t>
            </w:r>
          </w:p>
        </w:tc>
        <w:tc>
          <w:tcPr>
            <w:tcW w:type="dxa" w:w="2835"/>
          </w:tcPr>
          <w:p>
            <w:r>
              <w:rPr>
                <w:sz w:val="15"/>
              </w:rPr>
              <w:t>Attribution deviates from spec (stanza G, no G-hat); 'contribution' wording default</w:t>
            </w:r>
          </w:p>
        </w:tc>
        <w:tc>
          <w:tcPr>
            <w:tcW w:type="dxa" w:w="907"/>
            <w:shd w:val="clear" w:fill="ED7D31"/>
          </w:tcPr>
          <w:p>
            <w:r>
              <w:rPr>
                <w:b/>
                <w:color w:val="FFFFFF"/>
                <w:sz w:val="15"/>
              </w:rPr>
              <w:t>High</w:t>
            </w:r>
          </w:p>
        </w:tc>
        <w:tc>
          <w:tcPr>
            <w:tcW w:type="dxa" w:w="2211"/>
          </w:tcPr>
          <w:p>
            <w:r>
              <w:rPr>
                <w:sz w:val="15"/>
              </w:rPr>
              <w:t>buildPairContribution; CONTEXT.md; plan G5</w:t>
            </w:r>
          </w:p>
        </w:tc>
        <w:tc>
          <w:tcPr>
            <w:tcW w:type="dxa" w:w="2268"/>
          </w:tcPr>
          <w:p>
            <w:r>
              <w:rPr>
                <w:sz w:val="15"/>
              </w:rPr>
              <w:t>Overstates individual contribution (spec Example 4)</w:t>
            </w:r>
          </w:p>
        </w:tc>
        <w:tc>
          <w:tcPr>
            <w:tcW w:type="dxa" w:w="1077"/>
          </w:tcPr>
          <w:p>
            <w:r>
              <w:rPr>
                <w:sz w:val="15"/>
              </w:rPr>
              <w:t>M7</w:t>
            </w:r>
          </w:p>
        </w:tc>
        <w:tc>
          <w:tcPr>
            <w:tcW w:type="dxa" w:w="2608"/>
          </w:tcPr>
          <w:p>
            <w:r>
              <w:rPr>
                <w:sz w:val="15"/>
              </w:rPr>
              <w:t>A7 estimators + identities + wording gate</w:t>
            </w:r>
          </w:p>
        </w:tc>
        <w:tc>
          <w:tcPr>
            <w:tcW w:type="dxa" w:w="680"/>
          </w:tcPr>
          <w:p>
            <w:r>
              <w:rPr>
                <w:sz w:val="15"/>
              </w:rPr>
              <w:t>M</w:t>
            </w:r>
          </w:p>
        </w:tc>
        <w:tc>
          <w:tcPr>
            <w:tcW w:type="dxa" w:w="794"/>
          </w:tcPr>
          <w:p>
            <w:r>
              <w:rPr>
                <w:sz w:val="15"/>
              </w:rPr>
              <w:t>Yes</w:t>
            </w:r>
          </w:p>
        </w:tc>
      </w:tr>
      <w:tr>
        <w:tc>
          <w:tcPr>
            <w:tcW w:type="dxa" w:w="964"/>
          </w:tcPr>
          <w:p>
            <w:r>
              <w:rPr>
                <w:sz w:val="15"/>
              </w:rPr>
              <w:t>SENA-012</w:t>
            </w:r>
          </w:p>
        </w:tc>
        <w:tc>
          <w:tcPr>
            <w:tcW w:type="dxa" w:w="2835"/>
          </w:tcPr>
          <w:p>
            <w:r>
              <w:rPr>
                <w:sz w:val="15"/>
              </w:rPr>
              <w:t>Bridge B silently mixes counts with AI confidence (confidence ?? 1)</w:t>
            </w:r>
          </w:p>
        </w:tc>
        <w:tc>
          <w:tcPr>
            <w:tcW w:type="dxa" w:w="907"/>
            <w:shd w:val="clear" w:fill="FFD966"/>
          </w:tcPr>
          <w:p>
            <w:r>
              <w:rPr>
                <w:b/>
                <w:color w:val="000000"/>
                <w:sz w:val="15"/>
              </w:rPr>
              <w:t>Medium</w:t>
            </w:r>
          </w:p>
        </w:tc>
        <w:tc>
          <w:tcPr>
            <w:tcW w:type="dxa" w:w="2211"/>
          </w:tcPr>
          <w:p>
            <w:r>
              <w:rPr>
                <w:sz w:val="15"/>
              </w:rPr>
              <w:t>buildBridgeMatrix</w:t>
            </w:r>
          </w:p>
        </w:tc>
        <w:tc>
          <w:tcPr>
            <w:tcW w:type="dxa" w:w="2268"/>
          </w:tcPr>
          <w:p>
            <w:r>
              <w:rPr>
                <w:sz w:val="15"/>
              </w:rPr>
              <w:t>Undeclared semantics; reliability leaks into weights</w:t>
            </w:r>
          </w:p>
        </w:tc>
        <w:tc>
          <w:tcPr>
            <w:tcW w:type="dxa" w:w="1077"/>
          </w:tcPr>
          <w:p>
            <w:r>
              <w:rPr>
                <w:sz w:val="15"/>
              </w:rPr>
              <w:t>M2</w:t>
            </w:r>
          </w:p>
        </w:tc>
        <w:tc>
          <w:tcPr>
            <w:tcW w:type="dxa" w:w="2608"/>
          </w:tcPr>
          <w:p>
            <w:r>
              <w:rPr>
                <w:sz w:val="15"/>
              </w:rPr>
              <w:t>Declared count vs confidence rule + card disclosure</w:t>
            </w:r>
          </w:p>
        </w:tc>
        <w:tc>
          <w:tcPr>
            <w:tcW w:type="dxa" w:w="680"/>
          </w:tcPr>
          <w:p>
            <w:r>
              <w:rPr>
                <w:sz w:val="15"/>
              </w:rPr>
              <w:t>S</w:t>
            </w:r>
          </w:p>
        </w:tc>
        <w:tc>
          <w:tcPr>
            <w:tcW w:type="dxa" w:w="794"/>
          </w:tcPr>
          <w:p>
            <w:r>
              <w:rPr>
                <w:sz w:val="15"/>
              </w:rPr>
              <w:t>Yes</w:t>
            </w:r>
          </w:p>
        </w:tc>
      </w:tr>
      <w:tr>
        <w:tc>
          <w:tcPr>
            <w:tcW w:type="dxa" w:w="964"/>
          </w:tcPr>
          <w:p>
            <w:r>
              <w:rPr>
                <w:sz w:val="15"/>
              </w:rPr>
              <w:t>SENA-013</w:t>
            </w:r>
          </w:p>
        </w:tc>
        <w:tc>
          <w:tcPr>
            <w:tcW w:type="dxa" w:w="2835"/>
          </w:tcPr>
          <w:p>
            <w:r>
              <w:rPr>
                <w:sz w:val="15"/>
              </w:rPr>
              <w:t>API contract lacks entire spec vocabulary (fusion, weights, normalization, seeds, conventions)</w:t>
            </w:r>
          </w:p>
        </w:tc>
        <w:tc>
          <w:tcPr>
            <w:tcW w:type="dxa" w:w="907"/>
            <w:shd w:val="clear" w:fill="ED7D31"/>
          </w:tcPr>
          <w:p>
            <w:r>
              <w:rPr>
                <w:b/>
                <w:color w:val="FFFFFF"/>
                <w:sz w:val="15"/>
              </w:rPr>
              <w:t>High</w:t>
            </w:r>
          </w:p>
        </w:tc>
        <w:tc>
          <w:tcPr>
            <w:tcW w:type="dxa" w:w="2211"/>
          </w:tcPr>
          <w:p>
            <w:r>
              <w:rPr>
                <w:sz w:val="15"/>
              </w:rPr>
              <w:t>93KB OpenAPI grep: 0 occurrences</w:t>
            </w:r>
          </w:p>
        </w:tc>
        <w:tc>
          <w:tcPr>
            <w:tcW w:type="dxa" w:w="2268"/>
          </w:tcPr>
          <w:p>
            <w:r>
              <w:rPr>
                <w:sz w:val="15"/>
              </w:rPr>
              <w:t>Provenance can't flow; reproducibility impossible via API</w:t>
            </w:r>
          </w:p>
        </w:tc>
        <w:tc>
          <w:tcPr>
            <w:tcW w:type="dxa" w:w="1077"/>
          </w:tcPr>
          <w:p>
            <w:r>
              <w:rPr>
                <w:sz w:val="15"/>
              </w:rPr>
              <w:t>API/M11</w:t>
            </w:r>
          </w:p>
        </w:tc>
        <w:tc>
          <w:tcPr>
            <w:tcW w:type="dxa" w:w="2608"/>
          </w:tcPr>
          <w:p>
            <w:r>
              <w:rPr>
                <w:sz w:val="15"/>
              </w:rPr>
              <w:t>v2 endpoints + provenance envelope (Section 4.3)</w:t>
            </w:r>
          </w:p>
        </w:tc>
        <w:tc>
          <w:tcPr>
            <w:tcW w:type="dxa" w:w="680"/>
          </w:tcPr>
          <w:p>
            <w:r>
              <w:rPr>
                <w:sz w:val="15"/>
              </w:rPr>
              <w:t>M</w:t>
            </w:r>
          </w:p>
        </w:tc>
        <w:tc>
          <w:tcPr>
            <w:tcW w:type="dxa" w:w="794"/>
          </w:tcPr>
          <w:p>
            <w:r>
              <w:rPr>
                <w:sz w:val="15"/>
              </w:rPr>
              <w:t>Yes</w:t>
            </w:r>
          </w:p>
        </w:tc>
      </w:tr>
      <w:tr>
        <w:tc>
          <w:tcPr>
            <w:tcW w:type="dxa" w:w="964"/>
          </w:tcPr>
          <w:p>
            <w:r>
              <w:rPr>
                <w:sz w:val="15"/>
              </w:rPr>
              <w:t>SENA-014</w:t>
            </w:r>
          </w:p>
        </w:tc>
        <w:tc>
          <w:tcPr>
            <w:tcW w:type="dxa" w:w="2835"/>
          </w:tcPr>
          <w:p>
            <w:r>
              <w:rPr>
                <w:sz w:val="15"/>
              </w:rPr>
              <w:t>Inverted surface: 1 analysis resource vs 22 ops resources + SCIM/SSO/go-live</w:t>
            </w:r>
          </w:p>
        </w:tc>
        <w:tc>
          <w:tcPr>
            <w:tcW w:type="dxa" w:w="907"/>
            <w:shd w:val="clear" w:fill="ED7D31"/>
          </w:tcPr>
          <w:p>
            <w:r>
              <w:rPr>
                <w:b/>
                <w:color w:val="FFFFFF"/>
                <w:sz w:val="15"/>
              </w:rPr>
              <w:t>High</w:t>
            </w:r>
          </w:p>
        </w:tc>
        <w:tc>
          <w:tcPr>
            <w:tcW w:type="dxa" w:w="2211"/>
          </w:tcPr>
          <w:p>
            <w:r>
              <w:rPr>
                <w:sz w:val="15"/>
              </w:rPr>
              <w:t>/docs API table; lib listing</w:t>
            </w:r>
          </w:p>
        </w:tc>
        <w:tc>
          <w:tcPr>
            <w:tcW w:type="dxa" w:w="2268"/>
          </w:tcPr>
          <w:p>
            <w:r>
              <w:rPr>
                <w:sz w:val="15"/>
              </w:rPr>
              <w:t>Maintenance exceeds team capacity; core underexposed</w:t>
            </w:r>
          </w:p>
        </w:tc>
        <w:tc>
          <w:tcPr>
            <w:tcW w:type="dxa" w:w="1077"/>
          </w:tcPr>
          <w:p>
            <w:r>
              <w:rPr>
                <w:sz w:val="15"/>
              </w:rPr>
              <w:t>Architecture</w:t>
            </w:r>
          </w:p>
        </w:tc>
        <w:tc>
          <w:tcPr>
            <w:tcW w:type="dxa" w:w="2608"/>
          </w:tcPr>
          <w:p>
            <w:r>
              <w:rPr>
                <w:sz w:val="15"/>
              </w:rPr>
              <w:t>Freeze enterprise surface; decompose analysis API</w:t>
            </w:r>
          </w:p>
        </w:tc>
        <w:tc>
          <w:tcPr>
            <w:tcW w:type="dxa" w:w="680"/>
          </w:tcPr>
          <w:p>
            <w:r>
              <w:rPr>
                <w:sz w:val="15"/>
              </w:rPr>
              <w:t>M</w:t>
            </w:r>
          </w:p>
        </w:tc>
        <w:tc>
          <w:tcPr>
            <w:tcW w:type="dxa" w:w="794"/>
          </w:tcPr>
          <w:p>
            <w:r>
              <w:rPr>
                <w:sz w:val="15"/>
              </w:rPr>
              <w:t>Yes (freeze)</w:t>
            </w:r>
          </w:p>
        </w:tc>
      </w:tr>
      <w:tr>
        <w:tc>
          <w:tcPr>
            <w:tcW w:type="dxa" w:w="964"/>
          </w:tcPr>
          <w:p>
            <w:r>
              <w:rPr>
                <w:sz w:val="15"/>
              </w:rPr>
              <w:t>SENA-015</w:t>
            </w:r>
          </w:p>
        </w:tc>
        <w:tc>
          <w:tcPr>
            <w:tcW w:type="dxa" w:w="2835"/>
          </w:tcPr>
          <w:p>
            <w:r>
              <w:rPr>
                <w:sz w:val="15"/>
              </w:rPr>
              <w:t>Legacy POST /api/ena/run publicly invokable</w:t>
            </w:r>
          </w:p>
        </w:tc>
        <w:tc>
          <w:tcPr>
            <w:tcW w:type="dxa" w:w="907"/>
            <w:shd w:val="clear" w:fill="FFD966"/>
          </w:tcPr>
          <w:p>
            <w:r>
              <w:rPr>
                <w:b/>
                <w:color w:val="000000"/>
                <w:sz w:val="15"/>
              </w:rPr>
              <w:t>Medium</w:t>
            </w:r>
          </w:p>
        </w:tc>
        <w:tc>
          <w:tcPr>
            <w:tcW w:type="dxa" w:w="2211"/>
          </w:tcPr>
          <w:p>
            <w:r>
              <w:rPr>
                <w:sz w:val="15"/>
              </w:rPr>
              <w:t>/docs API table (auth: public)</w:t>
            </w:r>
          </w:p>
        </w:tc>
        <w:tc>
          <w:tcPr>
            <w:tcW w:type="dxa" w:w="2268"/>
          </w:tcPr>
          <w:p>
            <w:r>
              <w:rPr>
                <w:sz w:val="15"/>
              </w:rPr>
              <w:t>Abuse/DoS; legacy semantics contradict migrated engine</w:t>
            </w:r>
          </w:p>
        </w:tc>
        <w:tc>
          <w:tcPr>
            <w:tcW w:type="dxa" w:w="1077"/>
          </w:tcPr>
          <w:p>
            <w:r>
              <w:rPr>
                <w:sz w:val="15"/>
              </w:rPr>
              <w:t>Security/API</w:t>
            </w:r>
          </w:p>
        </w:tc>
        <w:tc>
          <w:tcPr>
            <w:tcW w:type="dxa" w:w="2608"/>
          </w:tcPr>
          <w:p>
            <w:r>
              <w:rPr>
                <w:sz w:val="15"/>
              </w:rPr>
              <w:t>Gate or remove; deprecation note</w:t>
            </w:r>
          </w:p>
        </w:tc>
        <w:tc>
          <w:tcPr>
            <w:tcW w:type="dxa" w:w="680"/>
          </w:tcPr>
          <w:p>
            <w:r>
              <w:rPr>
                <w:sz w:val="15"/>
              </w:rPr>
              <w:t>S</w:t>
            </w:r>
          </w:p>
        </w:tc>
        <w:tc>
          <w:tcPr>
            <w:tcW w:type="dxa" w:w="794"/>
          </w:tcPr>
          <w:p>
            <w:r>
              <w:rPr>
                <w:sz w:val="15"/>
              </w:rPr>
              <w:t>Yes</w:t>
            </w:r>
          </w:p>
        </w:tc>
      </w:tr>
      <w:tr>
        <w:tc>
          <w:tcPr>
            <w:tcW w:type="dxa" w:w="964"/>
          </w:tcPr>
          <w:p>
            <w:r>
              <w:rPr>
                <w:sz w:val="15"/>
              </w:rPr>
              <w:t>SENA-016</w:t>
            </w:r>
          </w:p>
        </w:tc>
        <w:tc>
          <w:tcPr>
            <w:tcW w:type="dxa" w:w="2835"/>
          </w:tcPr>
          <w:p>
            <w:r>
              <w:rPr>
                <w:sz w:val="15"/>
              </w:rPr>
              <w:t>Privacy/Terms/Security/Responsible-AI links are placeholders (/#docs)</w:t>
            </w:r>
          </w:p>
        </w:tc>
        <w:tc>
          <w:tcPr>
            <w:tcW w:type="dxa" w:w="907"/>
            <w:shd w:val="clear" w:fill="ED7D31"/>
          </w:tcPr>
          <w:p>
            <w:r>
              <w:rPr>
                <w:b/>
                <w:color w:val="FFFFFF"/>
                <w:sz w:val="15"/>
              </w:rPr>
              <w:t>High</w:t>
            </w:r>
          </w:p>
        </w:tc>
        <w:tc>
          <w:tcPr>
            <w:tcW w:type="dxa" w:w="2211"/>
          </w:tcPr>
          <w:p>
            <w:r>
              <w:rPr>
                <w:sz w:val="15"/>
              </w:rPr>
              <w:t>Footer, all pages</w:t>
            </w:r>
          </w:p>
        </w:tc>
        <w:tc>
          <w:tcPr>
            <w:tcW w:type="dxa" w:w="2268"/>
          </w:tcPr>
          <w:p>
            <w:r>
              <w:rPr>
                <w:sz w:val="15"/>
              </w:rPr>
              <w:t>No legal basis for uploads of student discourse; PDPO/IRB exposure</w:t>
            </w:r>
          </w:p>
        </w:tc>
        <w:tc>
          <w:tcPr>
            <w:tcW w:type="dxa" w:w="1077"/>
          </w:tcPr>
          <w:p>
            <w:r>
              <w:rPr>
                <w:sz w:val="15"/>
              </w:rPr>
              <w:t>Product/Legal</w:t>
            </w:r>
          </w:p>
        </w:tc>
        <w:tc>
          <w:tcPr>
            <w:tcW w:type="dxa" w:w="2608"/>
          </w:tcPr>
          <w:p>
            <w:r>
              <w:rPr>
                <w:sz w:val="15"/>
              </w:rPr>
              <w:t>Real policy pages + consent fields before beta</w:t>
            </w:r>
          </w:p>
        </w:tc>
        <w:tc>
          <w:tcPr>
            <w:tcW w:type="dxa" w:w="680"/>
          </w:tcPr>
          <w:p>
            <w:r>
              <w:rPr>
                <w:sz w:val="15"/>
              </w:rPr>
              <w:t>S</w:t>
            </w:r>
          </w:p>
        </w:tc>
        <w:tc>
          <w:tcPr>
            <w:tcW w:type="dxa" w:w="794"/>
          </w:tcPr>
          <w:p>
            <w:r>
              <w:rPr>
                <w:sz w:val="15"/>
              </w:rPr>
              <w:t>Yes</w:t>
            </w:r>
          </w:p>
        </w:tc>
      </w:tr>
      <w:tr>
        <w:tc>
          <w:tcPr>
            <w:tcW w:type="dxa" w:w="964"/>
          </w:tcPr>
          <w:p>
            <w:r>
              <w:rPr>
                <w:sz w:val="15"/>
              </w:rPr>
              <w:t>SENA-017</w:t>
            </w:r>
          </w:p>
        </w:tc>
        <w:tc>
          <w:tcPr>
            <w:tcW w:type="dxa" w:w="2835"/>
          </w:tcPr>
          <w:p>
            <w:r>
              <w:rPr>
                <w:sz w:val="15"/>
              </w:rPr>
              <w:t>No seeds; no dataset content-hash versioning</w:t>
            </w:r>
          </w:p>
        </w:tc>
        <w:tc>
          <w:tcPr>
            <w:tcW w:type="dxa" w:w="907"/>
            <w:shd w:val="clear" w:fill="FFD966"/>
          </w:tcPr>
          <w:p>
            <w:r>
              <w:rPr>
                <w:b/>
                <w:color w:val="000000"/>
                <w:sz w:val="15"/>
              </w:rPr>
              <w:t>Medium</w:t>
            </w:r>
          </w:p>
        </w:tc>
        <w:tc>
          <w:tcPr>
            <w:tcW w:type="dxa" w:w="2211"/>
          </w:tcPr>
          <w:p>
            <w:r>
              <w:rPr>
                <w:sz w:val="15"/>
              </w:rPr>
              <w:t>grep seed: 0 in analysis path</w:t>
            </w:r>
          </w:p>
        </w:tc>
        <w:tc>
          <w:tcPr>
            <w:tcW w:type="dxa" w:w="2268"/>
          </w:tcPr>
          <w:p>
            <w:r>
              <w:rPr>
                <w:sz w:val="15"/>
              </w:rPr>
              <w:t>Irreproducible stochastic results; exports untraceable</w:t>
            </w:r>
          </w:p>
        </w:tc>
        <w:tc>
          <w:tcPr>
            <w:tcW w:type="dxa" w:w="1077"/>
          </w:tcPr>
          <w:p>
            <w:r>
              <w:rPr>
                <w:sz w:val="15"/>
              </w:rPr>
              <w:t>M1–M11</w:t>
            </w:r>
          </w:p>
        </w:tc>
        <w:tc>
          <w:tcPr>
            <w:tcW w:type="dxa" w:w="2608"/>
          </w:tcPr>
          <w:p>
            <w:r>
              <w:rPr>
                <w:sz w:val="15"/>
              </w:rPr>
              <w:t>seed in config; dataset_version hash; both in card</w:t>
            </w:r>
          </w:p>
        </w:tc>
        <w:tc>
          <w:tcPr>
            <w:tcW w:type="dxa" w:w="680"/>
          </w:tcPr>
          <w:p>
            <w:r>
              <w:rPr>
                <w:sz w:val="15"/>
              </w:rPr>
              <w:t>S</w:t>
            </w:r>
          </w:p>
        </w:tc>
        <w:tc>
          <w:tcPr>
            <w:tcW w:type="dxa" w:w="794"/>
          </w:tcPr>
          <w:p>
            <w:r>
              <w:rPr>
                <w:sz w:val="15"/>
              </w:rPr>
              <w:t>Yes</w:t>
            </w:r>
          </w:p>
        </w:tc>
      </w:tr>
      <w:tr>
        <w:tc>
          <w:tcPr>
            <w:tcW w:type="dxa" w:w="964"/>
          </w:tcPr>
          <w:p>
            <w:r>
              <w:rPr>
                <w:sz w:val="15"/>
              </w:rPr>
              <w:t>SENA-018</w:t>
            </w:r>
          </w:p>
        </w:tc>
        <w:tc>
          <w:tcPr>
            <w:tcW w:type="dxa" w:w="2835"/>
          </w:tcPr>
          <w:p>
            <w:r>
              <w:rPr>
                <w:sz w:val="15"/>
              </w:rPr>
              <w:t>Marketing math contradicts spec: 'SENA(t)=SNA(t)(+)ENA(t)'; Fusion Lab inputs 'ENA outputs + SNA outputs'</w:t>
            </w:r>
          </w:p>
        </w:tc>
        <w:tc>
          <w:tcPr>
            <w:tcW w:type="dxa" w:w="907"/>
            <w:shd w:val="clear" w:fill="FFD966"/>
          </w:tcPr>
          <w:p>
            <w:r>
              <w:rPr>
                <w:b/>
                <w:color w:val="000000"/>
                <w:sz w:val="15"/>
              </w:rPr>
              <w:t>Medium</w:t>
            </w:r>
          </w:p>
        </w:tc>
        <w:tc>
          <w:tcPr>
            <w:tcW w:type="dxa" w:w="2211"/>
          </w:tcPr>
          <w:p>
            <w:r>
              <w:rPr>
                <w:sz w:val="15"/>
              </w:rPr>
              <w:t>/method, /platform pages</w:t>
            </w:r>
          </w:p>
        </w:tc>
        <w:tc>
          <w:tcPr>
            <w:tcW w:type="dxa" w:w="2268"/>
          </w:tcPr>
          <w:p>
            <w:r>
              <w:rPr>
                <w:sz w:val="15"/>
              </w:rPr>
              <w:t>Site's own copy describes the forbidden overlay / gamma=0 case</w:t>
            </w:r>
          </w:p>
        </w:tc>
        <w:tc>
          <w:tcPr>
            <w:tcW w:type="dxa" w:w="1077"/>
          </w:tcPr>
          <w:p>
            <w:r>
              <w:rPr>
                <w:sz w:val="15"/>
              </w:rPr>
              <w:t>Content</w:t>
            </w:r>
          </w:p>
        </w:tc>
        <w:tc>
          <w:tcPr>
            <w:tcW w:type="dxa" w:w="2608"/>
          </w:tcPr>
          <w:p>
            <w:r>
              <w:rPr>
                <w:sz w:val="15"/>
              </w:rPr>
              <w:t>Rewrite to typed block-adjacency language</w:t>
            </w:r>
          </w:p>
        </w:tc>
        <w:tc>
          <w:tcPr>
            <w:tcW w:type="dxa" w:w="680"/>
          </w:tcPr>
          <w:p>
            <w:r>
              <w:rPr>
                <w:sz w:val="15"/>
              </w:rPr>
              <w:t>S</w:t>
            </w:r>
          </w:p>
        </w:tc>
        <w:tc>
          <w:tcPr>
            <w:tcW w:type="dxa" w:w="794"/>
          </w:tcPr>
          <w:p>
            <w:r>
              <w:rPr>
                <w:sz w:val="15"/>
              </w:rPr>
              <w:t>Yes</w:t>
            </w:r>
          </w:p>
        </w:tc>
      </w:tr>
      <w:tr>
        <w:tc>
          <w:tcPr>
            <w:tcW w:type="dxa" w:w="964"/>
          </w:tcPr>
          <w:p>
            <w:r>
              <w:rPr>
                <w:sz w:val="15"/>
              </w:rPr>
              <w:t>SENA-019</w:t>
            </w:r>
          </w:p>
        </w:tc>
        <w:tc>
          <w:tcPr>
            <w:tcW w:type="dxa" w:w="2835"/>
          </w:tcPr>
          <w:p>
            <w:r>
              <w:rPr>
                <w:sz w:val="15"/>
              </w:rPr>
              <w:t>Naming drift A_SENA vs A_fusion in older surfaces</w:t>
            </w:r>
          </w:p>
        </w:tc>
        <w:tc>
          <w:tcPr>
            <w:tcW w:type="dxa" w:w="907"/>
            <w:shd w:val="clear" w:fill="FFD966"/>
          </w:tcPr>
          <w:p>
            <w:r>
              <w:rPr>
                <w:b/>
                <w:color w:val="000000"/>
                <w:sz w:val="15"/>
              </w:rPr>
              <w:t>Medium</w:t>
            </w:r>
          </w:p>
        </w:tc>
        <w:tc>
          <w:tcPr>
            <w:tcW w:type="dxa" w:w="2211"/>
          </w:tcPr>
          <w:p>
            <w:r>
              <w:rPr>
                <w:sz w:val="15"/>
              </w:rPr>
              <w:t>Plan G1</w:t>
            </w:r>
          </w:p>
        </w:tc>
        <w:tc>
          <w:tcPr>
            <w:tcW w:type="dxa" w:w="2268"/>
          </w:tcPr>
          <w:p>
            <w:r>
              <w:rPr>
                <w:sz w:val="15"/>
              </w:rPr>
              <w:t>Broken traceability paper &lt;-&gt; code &lt;-&gt; UI</w:t>
            </w:r>
          </w:p>
        </w:tc>
        <w:tc>
          <w:tcPr>
            <w:tcW w:type="dxa" w:w="1077"/>
          </w:tcPr>
          <w:p>
            <w:r>
              <w:rPr>
                <w:sz w:val="15"/>
              </w:rPr>
              <w:t>All</w:t>
            </w:r>
          </w:p>
        </w:tc>
        <w:tc>
          <w:tcPr>
            <w:tcW w:type="dxa" w:w="2608"/>
          </w:tcPr>
          <w:p>
            <w:r>
              <w:rPr>
                <w:sz w:val="15"/>
              </w:rPr>
              <w:t>Rename sweep + lint ban</w:t>
            </w:r>
          </w:p>
        </w:tc>
        <w:tc>
          <w:tcPr>
            <w:tcW w:type="dxa" w:w="680"/>
          </w:tcPr>
          <w:p>
            <w:r>
              <w:rPr>
                <w:sz w:val="15"/>
              </w:rPr>
              <w:t>S</w:t>
            </w:r>
          </w:p>
        </w:tc>
        <w:tc>
          <w:tcPr>
            <w:tcW w:type="dxa" w:w="794"/>
          </w:tcPr>
          <w:p>
            <w:r>
              <w:rPr>
                <w:sz w:val="15"/>
              </w:rPr>
              <w:t>Yes</w:t>
            </w:r>
          </w:p>
        </w:tc>
      </w:tr>
      <w:tr>
        <w:tc>
          <w:tcPr>
            <w:tcW w:type="dxa" w:w="964"/>
          </w:tcPr>
          <w:p>
            <w:r>
              <w:rPr>
                <w:sz w:val="15"/>
              </w:rPr>
              <w:t>SENA-020</w:t>
            </w:r>
          </w:p>
        </w:tc>
        <w:tc>
          <w:tcPr>
            <w:tcW w:type="dxa" w:w="2835"/>
          </w:tcPr>
          <w:p>
            <w:r>
              <w:rPr>
                <w:sz w:val="15"/>
              </w:rPr>
              <w:t>Temporal/group comparisons lack norm_policy disclosure and significance testing</w:t>
            </w:r>
          </w:p>
        </w:tc>
        <w:tc>
          <w:tcPr>
            <w:tcW w:type="dxa" w:w="907"/>
            <w:shd w:val="clear" w:fill="FFD966"/>
          </w:tcPr>
          <w:p>
            <w:r>
              <w:rPr>
                <w:b/>
                <w:color w:val="000000"/>
                <w:sz w:val="15"/>
              </w:rPr>
              <w:t>Medium</w:t>
            </w:r>
          </w:p>
        </w:tc>
        <w:tc>
          <w:tcPr>
            <w:tcW w:type="dxa" w:w="2211"/>
          </w:tcPr>
          <w:p>
            <w:r>
              <w:rPr>
                <w:sz w:val="15"/>
              </w:rPr>
              <w:t>temporal-runtime.ts; plan G10</w:t>
            </w:r>
          </w:p>
        </w:tc>
        <w:tc>
          <w:tcPr>
            <w:tcW w:type="dxa" w:w="2268"/>
          </w:tcPr>
          <w:p>
            <w:r>
              <w:rPr>
                <w:sz w:val="15"/>
              </w:rPr>
              <w:t>Unsupported change/difference claims</w:t>
            </w:r>
          </w:p>
        </w:tc>
        <w:tc>
          <w:tcPr>
            <w:tcW w:type="dxa" w:w="1077"/>
          </w:tcPr>
          <w:p>
            <w:r>
              <w:rPr>
                <w:sz w:val="15"/>
              </w:rPr>
              <w:t>M9/M10</w:t>
            </w:r>
          </w:p>
        </w:tc>
        <w:tc>
          <w:tcPr>
            <w:tcW w:type="dxa" w:w="2608"/>
          </w:tcPr>
          <w:p>
            <w:r>
              <w:rPr>
                <w:sz w:val="15"/>
              </w:rPr>
              <w:t>norm_policy + VALIDATE() + p in card</w:t>
            </w:r>
          </w:p>
        </w:tc>
        <w:tc>
          <w:tcPr>
            <w:tcW w:type="dxa" w:w="680"/>
          </w:tcPr>
          <w:p>
            <w:r>
              <w:rPr>
                <w:sz w:val="15"/>
              </w:rPr>
              <w:t>M</w:t>
            </w:r>
          </w:p>
        </w:tc>
        <w:tc>
          <w:tcPr>
            <w:tcW w:type="dxa" w:w="794"/>
          </w:tcPr>
          <w:p>
            <w:r>
              <w:rPr>
                <w:sz w:val="15"/>
              </w:rPr>
              <w:t>Yes</w:t>
            </w:r>
          </w:p>
        </w:tc>
      </w:tr>
      <w:tr>
        <w:tc>
          <w:tcPr>
            <w:tcW w:type="dxa" w:w="964"/>
          </w:tcPr>
          <w:p>
            <w:r>
              <w:rPr>
                <w:sz w:val="15"/>
              </w:rPr>
              <w:t>SENA-021</w:t>
            </w:r>
          </w:p>
        </w:tc>
        <w:tc>
          <w:tcPr>
            <w:tcW w:type="dxa" w:w="2835"/>
          </w:tcPr>
          <w:p>
            <w:r>
              <w:rPr>
                <w:sz w:val="15"/>
              </w:rPr>
              <w:t>All analytics client-side via unversioned vendored forks (jena-js, sna-js)</w:t>
            </w:r>
          </w:p>
        </w:tc>
        <w:tc>
          <w:tcPr>
            <w:tcW w:type="dxa" w:w="907"/>
            <w:shd w:val="clear" w:fill="FFD966"/>
          </w:tcPr>
          <w:p>
            <w:r>
              <w:rPr>
                <w:b/>
                <w:color w:val="000000"/>
                <w:sz w:val="15"/>
              </w:rPr>
              <w:t>Medium</w:t>
            </w:r>
          </w:p>
        </w:tc>
        <w:tc>
          <w:tcPr>
            <w:tcW w:type="dxa" w:w="2211"/>
          </w:tcPr>
          <w:p>
            <w:r>
              <w:rPr>
                <w:sz w:val="15"/>
              </w:rPr>
              <w:t>CONTEXT.md; vendor/</w:t>
            </w:r>
          </w:p>
        </w:tc>
        <w:tc>
          <w:tcPr>
            <w:tcW w:type="dxa" w:w="2268"/>
          </w:tcPr>
          <w:p>
            <w:r>
              <w:rPr>
                <w:sz w:val="15"/>
              </w:rPr>
              <w:t>No server source of truth; fidelity and scale limits</w:t>
            </w:r>
          </w:p>
        </w:tc>
        <w:tc>
          <w:tcPr>
            <w:tcW w:type="dxa" w:w="1077"/>
          </w:tcPr>
          <w:p>
            <w:r>
              <w:rPr>
                <w:sz w:val="15"/>
              </w:rPr>
              <w:t>Architecture</w:t>
            </w:r>
          </w:p>
        </w:tc>
        <w:tc>
          <w:tcPr>
            <w:tcW w:type="dxa" w:w="2608"/>
          </w:tcPr>
          <w:p>
            <w:r>
              <w:rPr>
                <w:sz w:val="15"/>
              </w:rPr>
              <w:t>Kernel package + server compute for exports; pinned parity-tested vendors</w:t>
            </w:r>
          </w:p>
        </w:tc>
        <w:tc>
          <w:tcPr>
            <w:tcW w:type="dxa" w:w="680"/>
          </w:tcPr>
          <w:p>
            <w:r>
              <w:rPr>
                <w:sz w:val="15"/>
              </w:rPr>
              <w:t>L</w:t>
            </w:r>
          </w:p>
        </w:tc>
        <w:tc>
          <w:tcPr>
            <w:tcW w:type="dxa" w:w="794"/>
          </w:tcPr>
          <w:p>
            <w:r>
              <w:rPr>
                <w:sz w:val="15"/>
              </w:rPr>
              <w:t>Partial</w:t>
            </w:r>
          </w:p>
        </w:tc>
      </w:tr>
      <w:tr>
        <w:tc>
          <w:tcPr>
            <w:tcW w:type="dxa" w:w="964"/>
          </w:tcPr>
          <w:p>
            <w:r>
              <w:rPr>
                <w:sz w:val="15"/>
              </w:rPr>
              <w:t>SENA-022</w:t>
            </w:r>
          </w:p>
        </w:tc>
        <w:tc>
          <w:tcPr>
            <w:tcW w:type="dxa" w:w="2835"/>
          </w:tcPr>
          <w:p>
            <w:r>
              <w:rPr>
                <w:sz w:val="15"/>
              </w:rPr>
              <w:t>Canvas clamping distorts displayed geometry at edges</w:t>
            </w:r>
          </w:p>
        </w:tc>
        <w:tc>
          <w:tcPr>
            <w:tcW w:type="dxa" w:w="907"/>
            <w:shd w:val="clear" w:fill="A9D08E"/>
          </w:tcPr>
          <w:p>
            <w:r>
              <w:rPr>
                <w:b/>
                <w:color w:val="000000"/>
                <w:sz w:val="15"/>
              </w:rPr>
              <w:t>Low</w:t>
            </w:r>
          </w:p>
        </w:tc>
        <w:tc>
          <w:tcPr>
            <w:tcW w:type="dxa" w:w="2211"/>
          </w:tcPr>
          <w:p>
            <w:r>
              <w:rPr>
                <w:sz w:val="15"/>
              </w:rPr>
              <w:t>layout.ts scaleCoordinates</w:t>
            </w:r>
          </w:p>
        </w:tc>
        <w:tc>
          <w:tcPr>
            <w:tcW w:type="dxa" w:w="2268"/>
          </w:tcPr>
          <w:p>
            <w:r>
              <w:rPr>
                <w:sz w:val="15"/>
              </w:rPr>
              <w:t>Even exploratory view silently wrong at margins</w:t>
            </w:r>
          </w:p>
        </w:tc>
        <w:tc>
          <w:tcPr>
            <w:tcW w:type="dxa" w:w="1077"/>
          </w:tcPr>
          <w:p>
            <w:r>
              <w:rPr>
                <w:sz w:val="15"/>
              </w:rPr>
              <w:t>UI</w:t>
            </w:r>
          </w:p>
        </w:tc>
        <w:tc>
          <w:tcPr>
            <w:tcW w:type="dxa" w:w="2608"/>
          </w:tcPr>
          <w:p>
            <w:r>
              <w:rPr>
                <w:sz w:val="15"/>
              </w:rPr>
              <w:t>Scale-to-fit without clamp or mark clipped points</w:t>
            </w:r>
          </w:p>
        </w:tc>
        <w:tc>
          <w:tcPr>
            <w:tcW w:type="dxa" w:w="680"/>
          </w:tcPr>
          <w:p>
            <w:r>
              <w:rPr>
                <w:sz w:val="15"/>
              </w:rPr>
              <w:t>S</w:t>
            </w:r>
          </w:p>
        </w:tc>
        <w:tc>
          <w:tcPr>
            <w:tcW w:type="dxa" w:w="794"/>
          </w:tcPr>
          <w:p>
            <w:r>
              <w:rPr>
                <w:sz w:val="15"/>
              </w:rPr>
              <w:t>Yes</w:t>
            </w:r>
          </w:p>
        </w:tc>
      </w:tr>
      <w:tr>
        <w:tc>
          <w:tcPr>
            <w:tcW w:type="dxa" w:w="964"/>
          </w:tcPr>
          <w:p>
            <w:r>
              <w:rPr>
                <w:sz w:val="15"/>
              </w:rPr>
              <w:t>SENA-023</w:t>
            </w:r>
          </w:p>
        </w:tc>
        <w:tc>
          <w:tcPr>
            <w:tcW w:type="dxa" w:w="2835"/>
          </w:tcPr>
          <w:p>
            <w:r>
              <w:rPr>
                <w:sz w:val="15"/>
              </w:rPr>
              <w:t>File-backed enterprise store with PII + local uploads directory</w:t>
            </w:r>
          </w:p>
        </w:tc>
        <w:tc>
          <w:tcPr>
            <w:tcW w:type="dxa" w:w="907"/>
            <w:shd w:val="clear" w:fill="FFD966"/>
          </w:tcPr>
          <w:p>
            <w:r>
              <w:rPr>
                <w:b/>
                <w:color w:val="000000"/>
                <w:sz w:val="15"/>
              </w:rPr>
              <w:t>Medium</w:t>
            </w:r>
          </w:p>
        </w:tc>
        <w:tc>
          <w:tcPr>
            <w:tcW w:type="dxa" w:w="2211"/>
          </w:tcPr>
          <w:p>
            <w:r>
              <w:rPr>
                <w:sz w:val="15"/>
              </w:rPr>
              <w:t>CONTEXT.md; .sena-enterprise/</w:t>
            </w:r>
          </w:p>
        </w:tc>
        <w:tc>
          <w:tcPr>
            <w:tcW w:type="dxa" w:w="2268"/>
          </w:tcPr>
          <w:p>
            <w:r>
              <w:rPr>
                <w:sz w:val="15"/>
              </w:rPr>
              <w:t>Credentials/transcripts unencrypted on disk</w:t>
            </w:r>
          </w:p>
        </w:tc>
        <w:tc>
          <w:tcPr>
            <w:tcW w:type="dxa" w:w="1077"/>
          </w:tcPr>
          <w:p>
            <w:r>
              <w:rPr>
                <w:sz w:val="15"/>
              </w:rPr>
              <w:t>Security/Infra</w:t>
            </w:r>
          </w:p>
        </w:tc>
        <w:tc>
          <w:tcPr>
            <w:tcW w:type="dxa" w:w="2608"/>
          </w:tcPr>
          <w:p>
            <w:r>
              <w:rPr>
                <w:sz w:val="15"/>
              </w:rPr>
              <w:t>Postgres for beta; encrypt uploads; retention/deletion</w:t>
            </w:r>
          </w:p>
        </w:tc>
        <w:tc>
          <w:tcPr>
            <w:tcW w:type="dxa" w:w="680"/>
          </w:tcPr>
          <w:p>
            <w:r>
              <w:rPr>
                <w:sz w:val="15"/>
              </w:rPr>
              <w:t>M</w:t>
            </w:r>
          </w:p>
        </w:tc>
        <w:tc>
          <w:tcPr>
            <w:tcW w:type="dxa" w:w="794"/>
          </w:tcPr>
          <w:p>
            <w:r>
              <w:rPr>
                <w:sz w:val="15"/>
              </w:rPr>
              <w:t>Yes</w:t>
            </w:r>
          </w:p>
        </w:tc>
      </w:tr>
    </w:tbl>
    <w:p>
      <w:pPr>
        <w:spacing w:after="40"/>
      </w:pPr>
    </w:p>
    <w:p>
      <w:pPr>
        <w:sectPr>
          <w:pgSz w:w="16838" w:h="11906" w:orient="landscape"/>
          <w:pgMar w:top="850" w:right="850" w:bottom="850" w:left="850" w:header="720" w:footer="720" w:gutter="0"/>
          <w:cols w:space="720"/>
          <w:docGrid w:linePitch="360"/>
        </w:sectPr>
      </w:pPr>
    </w:p>
    <w:p>
      <w:pPr>
        <w:pStyle w:val="Heading1"/>
      </w:pPr>
      <w:r>
        <w:t>11. Definition of done — ready for the next proof-of-concept stage</w:t>
      </w:r>
    </w:p>
    <w:p>
      <w:r>
        <w:rPr>
          <w:b w:val="0"/>
          <w:i w:val="0"/>
        </w:rPr>
        <w:t>The SENA website is ready for its next PoC stage when all of the following hold simultaneously (checklist version with verification methods in the companion workbook, sheet 'Definition of Done'):</w:t>
      </w:r>
    </w:p>
    <w:p>
      <w:pPr>
        <w:pStyle w:val="ListNumber"/>
      </w:pPr>
      <w:r>
        <w:t>Every displayed quantity — coordinates, distances, centralities, temporal deltas, attribution heatmaps — is computed from A_fusion or A_fusion^dir under declared, recorded conventions.</w:t>
      </w:r>
    </w:p>
    <w:p>
      <w:pPr>
        <w:pStyle w:val="ListNumber"/>
      </w:pPr>
      <w:r>
        <w:t>Every graph operator (Laplacians, random-walk, degree-inverse) carries an explicit convention for self-loops, zero-degree vertices (V+ restriction, zero-inverse, or epsilon-regularization with sensitivity), and directedness.</w:t>
      </w:r>
    </w:p>
    <w:p>
      <w:pPr>
        <w:pStyle w:val="ListNumber"/>
      </w:pPr>
      <w:r>
        <w:t>Every visible cross-type (person-code) distance carries the operator name, dissimilarity delta, embedding dimension, seed, and either an exact-metric flag (Schoenberg satisfied) or stress/strain.</w:t>
      </w:r>
    </w:p>
    <w:p>
      <w:pPr>
        <w:pStyle w:val="ListNumber"/>
      </w:pPr>
      <w:r>
        <w:t>The 15 golden tests pass in CI on every release, with the full 47-check verification suite green nightly; no deploy while any golden test is red.</w:t>
      </w:r>
    </w:p>
    <w:p>
      <w:pPr>
        <w:pStyle w:val="ListNumber"/>
      </w:pPr>
      <w:r>
        <w:t>No silent symmetrization: directed inputs remain directed end-to-end; symmetrization is a declared choice with a permanent badge, and B^PC / B^CP are independent in directed mode.</w:t>
      </w:r>
    </w:p>
    <w:p>
      <w:pPr>
        <w:pStyle w:val="ListNumber"/>
      </w:pPr>
      <w:r>
        <w:t>No silent deletion of isolated vertices: I0 is computed, retained, reported, and visible.</w:t>
      </w:r>
    </w:p>
    <w:p>
      <w:pPr>
        <w:pStyle w:val="ListNumber"/>
      </w:pPr>
      <w:r>
        <w:t>No mixed-type centrality ranking without type labels; the four typed families are the only centrality surfaces.</w:t>
      </w:r>
    </w:p>
    <w:p>
      <w:pPr>
        <w:pStyle w:val="ListNumber"/>
      </w:pPr>
      <w:r>
        <w:t>No attribution wording stronger than the evidence: association/exposure by default; contribution only with registered person-specific evidence; G vs G-hat disclosed.</w:t>
      </w:r>
    </w:p>
    <w:p>
      <w:pPr>
        <w:pStyle w:val="ListNumber"/>
      </w:pPr>
      <w:r>
        <w:t>A complete model card (data contract, formulas, normalization + divisors, weights + sensitivity, embedding + seed + exactness, coding reliability, evidence traceability, validation, isolated-vertex convention, directed convention) is attached to every rendered figure, export, and share link; rendering is blocked otherwise.</w:t>
      </w:r>
    </w:p>
    <w:p>
      <w:pPr>
        <w:pStyle w:val="ListNumber"/>
      </w:pPr>
      <w:r>
        <w:t>All validation results (permutation, bootstrap) are reproducible from recorded seeds; alpha, beta, gamma are never interpreted or compared across normalization rules.</w:t>
      </w:r>
    </w:p>
    <w:p>
      <w:pPr>
        <w:pStyle w:val="ListNumber"/>
      </w:pPr>
      <w:r>
        <w:t>Ethics baseline: real Privacy/Terms/Security pages are live; all compute endpoints are authenticated; datasets are pseudonymized with consent metadata before any real-data use.</w:t>
      </w:r>
    </w:p>
    <w:p>
      <w:pPr>
        <w:pStyle w:val="Heading1"/>
      </w:pPr>
      <w:r>
        <w:t>Appendix A — Evidence log</w:t>
      </w:r>
    </w:p>
    <w:tbl>
      <w:tblPr>
        <w:tblStyle w:val="TableGrid"/>
        <w:tblW w:type="auto" w:w="0"/>
        <w:tblLayout w:type="fixed"/>
        <w:tblLook w:firstColumn="1" w:firstRow="1" w:lastColumn="0" w:lastRow="0" w:noHBand="0" w:noVBand="1" w:val="04A0"/>
      </w:tblPr>
      <w:tblGrid>
        <w:gridCol w:w="3213"/>
        <w:gridCol w:w="3213"/>
        <w:gridCol w:w="3213"/>
      </w:tblGrid>
      <w:tr>
        <w:trPr>
          <w:tblHeader w:val="true"/>
        </w:trPr>
        <w:tc>
          <w:tcPr>
            <w:tcW w:type="dxa" w:w="3628"/>
            <w:shd w:val="clear" w:fill="1F4E79"/>
          </w:tcPr>
          <w:p>
            <w:r>
              <w:rPr>
                <w:b/>
                <w:color w:val="FFFFFF"/>
                <w:sz w:val="17"/>
              </w:rPr>
              <w:t>Item</w:t>
            </w:r>
          </w:p>
        </w:tc>
        <w:tc>
          <w:tcPr>
            <w:tcW w:type="dxa" w:w="3969"/>
            <w:shd w:val="clear" w:fill="1F4E79"/>
          </w:tcPr>
          <w:p>
            <w:r>
              <w:rPr>
                <w:b/>
                <w:color w:val="FFFFFF"/>
                <w:sz w:val="17"/>
              </w:rPr>
              <w:t>Where observed</w:t>
            </w:r>
          </w:p>
        </w:tc>
        <w:tc>
          <w:tcPr>
            <w:tcW w:type="dxa" w:w="2041"/>
            <w:shd w:val="clear" w:fill="1F4E79"/>
          </w:tcPr>
          <w:p>
            <w:r>
              <w:rPr>
                <w:b/>
                <w:color w:val="FFFFFF"/>
                <w:sz w:val="17"/>
              </w:rPr>
              <w:t>Status</w:t>
            </w:r>
          </w:p>
        </w:tc>
      </w:tr>
      <w:tr>
        <w:tc>
          <w:tcPr>
            <w:tcW w:type="dxa" w:w="3628"/>
          </w:tcPr>
          <w:p>
            <w:r>
              <w:rPr>
                <w:sz w:val="17"/>
              </w:rPr>
              <w:t>Two-ring overlay grammar; A_fusion in ubiquitous language; guardrails</w:t>
            </w:r>
          </w:p>
        </w:tc>
        <w:tc>
          <w:tcPr>
            <w:tcW w:type="dxa" w:w="3969"/>
          </w:tcPr>
          <w:p>
            <w:r>
              <w:rPr>
                <w:sz w:val="17"/>
              </w:rPr>
              <w:t>CONTEXT.md (repo root)</w:t>
            </w:r>
          </w:p>
        </w:tc>
        <w:tc>
          <w:tcPr>
            <w:tcW w:type="dxa" w:w="2041"/>
          </w:tcPr>
          <w:p>
            <w:r>
              <w:rPr>
                <w:sz w:val="17"/>
              </w:rPr>
              <w:t>Confirmed</w:t>
            </w:r>
          </w:p>
        </w:tc>
      </w:tr>
      <w:tr>
        <w:tc>
          <w:tcPr>
            <w:tcW w:type="dxa" w:w="3628"/>
          </w:tcPr>
          <w:p>
            <w:del w:id="15" w:author="Codex" w:date="2026-07-07T05:32:10Z">
              <w:r>
                <w:rPr>
                  <w:sz w:val="17"/>
                </w:rPr>
                <w:delText>ENA-space coordinates for canvas (jena-js manifest)</w:delText>
              </w:r>
            </w:del>
            <w:ins w:id="16" w:author="Codex" w:date="2026-07-07T05:32:10Z">
              <w:r>
                <w:rPr>
                  <w:sz w:val="17"/>
                </w:rPr>
                <w:t>Default explanatory layout; ENA-space jENA coordinates; optional Joint force layout uses A_fusion weights but is not a declared metric embedding</w:t>
              </w:r>
            </w:ins>
          </w:p>
        </w:tc>
        <w:tc>
          <w:tcPr>
            <w:tcW w:type="dxa" w:w="3969"/>
          </w:tcPr>
          <w:p>
            <w:r>
              <w:rPr>
                <w:sz w:val="17"/>
              </w:rPr>
              <w:t>lib/sena/layout.ts</w:t>
            </w:r>
          </w:p>
        </w:tc>
        <w:tc>
          <w:tcPr>
            <w:tcW w:type="dxa" w:w="2041"/>
          </w:tcPr>
          <w:p>
            <w:r>
              <w:rPr>
                <w:sz w:val="17"/>
              </w:rPr>
              <w:t>Confirmed</w:t>
            </w:r>
          </w:p>
        </w:tc>
      </w:tr>
      <w:tr>
        <w:tc>
          <w:tcPr>
            <w:tcW w:type="dxa" w:w="3628"/>
          </w:tcPr>
          <w:p>
            <w:r>
              <w:rPr>
                <w:sz w:val="17"/>
              </w:rPr>
              <w:t>A_fusion assembly + block audit + fingerprints</w:t>
            </w:r>
          </w:p>
        </w:tc>
        <w:tc>
          <w:tcPr>
            <w:tcW w:type="dxa" w:w="3969"/>
          </w:tcPr>
          <w:p>
            <w:r>
              <w:rPr>
                <w:sz w:val="17"/>
              </w:rPr>
              <w:t>lib/sena/model.ts buildFusionMatrix; lib/sena/fusion-math.ts</w:t>
            </w:r>
          </w:p>
        </w:tc>
        <w:tc>
          <w:tcPr>
            <w:tcW w:type="dxa" w:w="2041"/>
          </w:tcPr>
          <w:p>
            <w:r>
              <w:rPr>
                <w:sz w:val="17"/>
              </w:rPr>
              <w:t>Confirmed</w:t>
            </w:r>
          </w:p>
        </w:tc>
      </w:tr>
      <w:tr>
        <w:tc>
          <w:tcPr>
            <w:tcW w:type="dxa" w:w="3628"/>
          </w:tcPr>
          <w:p>
            <w:r>
              <w:rPr>
                <w:sz w:val="17"/>
              </w:rPr>
              <w:t>Silent symmetrization default; hard-coded weights; 'none' normalization; confidence-weighted B; invented metrics; stanza-based G</w:t>
            </w:r>
          </w:p>
        </w:tc>
        <w:tc>
          <w:tcPr>
            <w:tcW w:type="dxa" w:w="3969"/>
          </w:tcPr>
          <w:p>
            <w:r>
              <w:rPr>
                <w:sz w:val="17"/>
              </w:rPr>
              <w:t>lib/sena/model.ts (defaultOptions, buildSocialMatrix, normalizeMatrix, buildBridgeMatrix, buildMetrics, buildPairContribution)</w:t>
            </w:r>
          </w:p>
        </w:tc>
        <w:tc>
          <w:tcPr>
            <w:tcW w:type="dxa" w:w="2041"/>
          </w:tcPr>
          <w:p>
            <w:r>
              <w:rPr>
                <w:sz w:val="17"/>
              </w:rPr>
              <w:t>Confirmed</w:t>
            </w:r>
          </w:p>
        </w:tc>
      </w:tr>
      <w:tr>
        <w:tc>
          <w:tcPr>
            <w:tcW w:type="dxa" w:w="3628"/>
          </w:tcPr>
          <w:p>
            <w:r>
              <w:rPr>
                <w:sz w:val="17"/>
              </w:rPr>
              <w:t>No eigen/Schoenberg/commute/stress/seed/isolated handling</w:t>
            </w:r>
          </w:p>
        </w:tc>
        <w:tc>
          <w:tcPr>
            <w:tcW w:type="dxa" w:w="3969"/>
          </w:tcPr>
          <w:p>
            <w:r>
              <w:rPr>
                <w:sz w:val="17"/>
              </w:rPr>
              <w:t>grep across lib/ and components/</w:t>
            </w:r>
          </w:p>
        </w:tc>
        <w:tc>
          <w:tcPr>
            <w:tcW w:type="dxa" w:w="2041"/>
          </w:tcPr>
          <w:p>
            <w:r>
              <w:rPr>
                <w:sz w:val="17"/>
              </w:rPr>
              <w:t>Confirmed (absence)</w:t>
            </w:r>
          </w:p>
        </w:tc>
      </w:tr>
      <w:tr>
        <w:tc>
          <w:tcPr>
            <w:tcW w:type="dxa" w:w="3628"/>
          </w:tcPr>
          <w:p>
            <w:r>
              <w:rPr>
                <w:sz w:val="17"/>
              </w:rPr>
              <w:t>10,860-line workspace component; math in UI tree</w:t>
            </w:r>
          </w:p>
        </w:tc>
        <w:tc>
          <w:tcPr>
            <w:tcW w:type="dxa" w:w="3969"/>
          </w:tcPr>
          <w:p>
            <w:r>
              <w:rPr>
                <w:sz w:val="17"/>
              </w:rPr>
              <w:t>components/sena/SenaFusionWorkspace.tsx; workspace/fusion-layout.ts</w:t>
            </w:r>
          </w:p>
        </w:tc>
        <w:tc>
          <w:tcPr>
            <w:tcW w:type="dxa" w:w="2041"/>
          </w:tcPr>
          <w:p>
            <w:r>
              <w:rPr>
                <w:sz w:val="17"/>
              </w:rPr>
              <w:t>Confirmed</w:t>
            </w:r>
          </w:p>
        </w:tc>
      </w:tr>
      <w:tr>
        <w:tc>
          <w:tcPr>
            <w:tcW w:type="dxa" w:w="3628"/>
          </w:tcPr>
          <w:p>
            <w:r>
              <w:rPr>
                <w:sz w:val="17"/>
              </w:rPr>
              <w:t>Test inversion; no golden numbers</w:t>
            </w:r>
          </w:p>
        </w:tc>
        <w:tc>
          <w:tcPr>
            <w:tcW w:type="dxa" w:w="3969"/>
          </w:tcPr>
          <w:p>
            <w:r>
              <w:rPr>
                <w:sz w:val="17"/>
              </w:rPr>
              <w:t>lib/sena/__tests__ listing; sena.test.ts grep</w:t>
            </w:r>
          </w:p>
        </w:tc>
        <w:tc>
          <w:tcPr>
            <w:tcW w:type="dxa" w:w="2041"/>
          </w:tcPr>
          <w:p>
            <w:r>
              <w:rPr>
                <w:sz w:val="17"/>
              </w:rPr>
              <w:t>Confirmed</w:t>
            </w:r>
          </w:p>
        </w:tc>
      </w:tr>
      <w:tr>
        <w:tc>
          <w:tcPr>
            <w:tcW w:type="dxa" w:w="3628"/>
          </w:tcPr>
          <w:p>
            <w:r>
              <w:rPr>
                <w:sz w:val="17"/>
              </w:rPr>
              <w:t>API: 60 resources / 94 methods; 1 analysis resource; public ena/run; zero spec vocabulary</w:t>
            </w:r>
          </w:p>
        </w:tc>
        <w:tc>
          <w:tcPr>
            <w:tcW w:type="dxa" w:w="3969"/>
          </w:tcPr>
          <w:p>
            <w:r>
              <w:rPr>
                <w:sz w:val="17"/>
              </w:rPr>
              <w:t>www.sena.hk/docs + /api/sena/docs (93KB OpenAPI)</w:t>
            </w:r>
          </w:p>
        </w:tc>
        <w:tc>
          <w:tcPr>
            <w:tcW w:type="dxa" w:w="2041"/>
          </w:tcPr>
          <w:p>
            <w:r>
              <w:rPr>
                <w:sz w:val="17"/>
              </w:rPr>
              <w:t>Confirmed</w:t>
            </w:r>
          </w:p>
        </w:tc>
      </w:tr>
      <w:tr>
        <w:tc>
          <w:tcPr>
            <w:tcW w:type="dxa" w:w="3628"/>
          </w:tcPr>
          <w:p>
            <w:r>
              <w:rPr>
                <w:sz w:val="17"/>
              </w:rPr>
              <w:t>Overlay marketing; direct-sum formula; placeholder legal links</w:t>
            </w:r>
          </w:p>
        </w:tc>
        <w:tc>
          <w:tcPr>
            <w:tcW w:type="dxa" w:w="3969"/>
          </w:tcPr>
          <w:p>
            <w:r>
              <w:rPr>
                <w:sz w:val="17"/>
              </w:rPr>
              <w:t>www.sena.hk home, /method, /platform, footers</w:t>
            </w:r>
          </w:p>
        </w:tc>
        <w:tc>
          <w:tcPr>
            <w:tcW w:type="dxa" w:w="2041"/>
          </w:tcPr>
          <w:p>
            <w:r>
              <w:rPr>
                <w:sz w:val="17"/>
              </w:rPr>
              <w:t>Confirmed</w:t>
            </w:r>
          </w:p>
        </w:tc>
      </w:tr>
      <w:tr>
        <w:tc>
          <w:tcPr>
            <w:tcW w:type="dxa" w:w="3628"/>
          </w:tcPr>
          <w:p>
            <w:r>
              <w:rPr>
                <w:sz w:val="17"/>
              </w:rPr>
              <w:t>Site basis = June 11 draft; gaps G1–G10; two-ring fusion view</w:t>
            </w:r>
          </w:p>
        </w:tc>
        <w:tc>
          <w:tcPr>
            <w:tcW w:type="dxa" w:w="3969"/>
          </w:tcPr>
          <w:p>
            <w:r>
              <w:rPr>
                <w:sz w:val="17"/>
              </w:rPr>
              <w:t>20260705_SENA_Development_Plan.docx</w:t>
            </w:r>
          </w:p>
        </w:tc>
        <w:tc>
          <w:tcPr>
            <w:tcW w:type="dxa" w:w="2041"/>
          </w:tcPr>
          <w:p>
            <w:r>
              <w:rPr>
                <w:sz w:val="17"/>
              </w:rPr>
              <w:t>Team-documented</w:t>
            </w:r>
          </w:p>
        </w:tc>
      </w:tr>
      <w:tr>
        <w:tc>
          <w:tcPr>
            <w:tcW w:type="dxa" w:w="3628"/>
          </w:tcPr>
          <w:p>
            <w:r>
              <w:rPr>
                <w:sz w:val="17"/>
              </w:rPr>
              <w:t>File-backed enterprise store; vendored jena-js/sna-js runtime</w:t>
            </w:r>
          </w:p>
        </w:tc>
        <w:tc>
          <w:tcPr>
            <w:tcW w:type="dxa" w:w="3969"/>
          </w:tcPr>
          <w:p>
            <w:r>
              <w:rPr>
                <w:sz w:val="17"/>
              </w:rPr>
              <w:t>CONTEXT.md; repo tree (.sena-enterprise/, vendor/)</w:t>
            </w:r>
          </w:p>
        </w:tc>
        <w:tc>
          <w:tcPr>
            <w:tcW w:type="dxa" w:w="2041"/>
          </w:tcPr>
          <w:p>
            <w:r>
              <w:rPr>
                <w:sz w:val="17"/>
              </w:rPr>
              <w:t>Confirmed</w:t>
            </w:r>
          </w:p>
        </w:tc>
      </w:tr>
      <w:tr>
        <w:tc>
          <w:tcPr>
            <w:tcW w:type="dxa" w:w="3628"/>
          </w:tcPr>
          <w:p>
            <w:r>
              <w:rPr>
                <w:sz w:val="17"/>
              </w:rPr>
              <w:t>Worked-example numbers</w:t>
            </w:r>
          </w:p>
        </w:tc>
        <w:tc>
          <w:tcPr>
            <w:tcW w:type="dxa" w:w="3969"/>
          </w:tcPr>
          <w:p>
            <w:r>
              <w:rPr>
                <w:sz w:val="17"/>
              </w:rPr>
              <w:t>Independent NumPy recomputation, 2026-07-07</w:t>
            </w:r>
          </w:p>
        </w:tc>
        <w:tc>
          <w:tcPr>
            <w:tcW w:type="dxa" w:w="2041"/>
          </w:tcPr>
          <w:p>
            <w:r>
              <w:rPr>
                <w:sz w:val="17"/>
              </w:rPr>
              <w:t>Verified (Appendix B)</w:t>
            </w:r>
          </w:p>
        </w:tc>
      </w:tr>
    </w:tbl>
    <w:p>
      <w:pPr>
        <w:spacing w:after="40"/>
      </w:pPr>
    </w:p>
    <w:p>
      <w:r>
        <w:rPr>
          <w:b w:val="0"/>
          <w:i w:val="0"/>
        </w:rPr>
        <w:t>Open questions for the engineering team (could not be fully verified in this audit): (1) What exactly does POST /api/sena/analyze compute server-side, and does it duplicate client math? (2) Is directedS used for any user-facing reciprocity claim today? (3) Which jena-js version/commit is vendored, and has it ever been parity-tested against rENA? (4) Does the production deployment use the file store or the Postgres adapter? (5) Do .sena-enterprise/uploads contain any real (non-synthetic) data already? (6) Are SSO/SCIM wired to a real identity provider anywhere, or are they stubs?</w:t>
      </w:r>
    </w:p>
    <w:p>
      <w:pPr>
        <w:pStyle w:val="Heading1"/>
      </w:pPr>
      <w:r>
        <w:t>Appendix B — Independent verification of the golden numbers</w:t>
      </w:r>
    </w:p>
    <w:p>
      <w:r>
        <w:rPr>
          <w:b w:val="0"/>
          <w:i w:val="0"/>
        </w:rPr>
        <w:t>Recomputed 2026-07-07 with NumPy from the spec's raw S, W, B (max normalization, alpha = beta = gamma = 1). All values agree with the 2026-07-05 manuscript and the plan's fixtures.</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val="true"/>
        </w:trPr>
        <w:tc>
          <w:tcPr>
            <w:tcW w:type="dxa" w:w="2608"/>
            <w:shd w:val="clear" w:fill="1F4E79"/>
          </w:tcPr>
          <w:p>
            <w:r>
              <w:rPr>
                <w:b/>
                <w:color w:val="FFFFFF"/>
                <w:sz w:val="17"/>
              </w:rPr>
              <w:t>Quantity</w:t>
            </w:r>
          </w:p>
        </w:tc>
        <w:tc>
          <w:tcPr>
            <w:tcW w:type="dxa" w:w="2608"/>
            <w:shd w:val="clear" w:fill="1F4E79"/>
          </w:tcPr>
          <w:p>
            <w:r>
              <w:rPr>
                <w:b/>
                <w:color w:val="FFFFFF"/>
                <w:sz w:val="17"/>
              </w:rPr>
              <w:t>Spec / plan value</w:t>
            </w:r>
          </w:p>
        </w:tc>
        <w:tc>
          <w:tcPr>
            <w:tcW w:type="dxa" w:w="3061"/>
            <w:shd w:val="clear" w:fill="1F4E79"/>
          </w:tcPr>
          <w:p>
            <w:r>
              <w:rPr>
                <w:b/>
                <w:color w:val="FFFFFF"/>
                <w:sz w:val="17"/>
              </w:rPr>
              <w:t>Recomputed</w:t>
            </w:r>
          </w:p>
        </w:tc>
        <w:tc>
          <w:tcPr>
            <w:tcW w:type="dxa" w:w="1361"/>
            <w:shd w:val="clear" w:fill="1F4E79"/>
          </w:tcPr>
          <w:p>
            <w:r>
              <w:rPr>
                <w:b/>
                <w:color w:val="FFFFFF"/>
                <w:sz w:val="17"/>
              </w:rPr>
              <w:t>Agrees</w:t>
            </w:r>
          </w:p>
        </w:tc>
      </w:tr>
      <w:tr>
        <w:tc>
          <w:tcPr>
            <w:tcW w:type="dxa" w:w="2608"/>
          </w:tcPr>
          <w:p>
            <w:r>
              <w:rPr>
                <w:sz w:val="17"/>
              </w:rPr>
              <w:t>Typed degrees d</w:t>
            </w:r>
          </w:p>
        </w:tc>
        <w:tc>
          <w:tcPr>
            <w:tcW w:type="dxa" w:w="2608"/>
          </w:tcPr>
          <w:p>
            <w:r>
              <w:rPr>
                <w:sz w:val="17"/>
              </w:rPr>
              <w:t>(2, 2.25, 1.25, 2, 8/3, 7/3)</w:t>
            </w:r>
          </w:p>
        </w:tc>
        <w:tc>
          <w:tcPr>
            <w:tcW w:type="dxa" w:w="3061"/>
          </w:tcPr>
          <w:p>
            <w:r>
              <w:rPr>
                <w:sz w:val="17"/>
              </w:rPr>
              <w:t>(2, 2.25, 1.25, 2, 2.6667, 2.3333)</w:t>
            </w:r>
          </w:p>
        </w:tc>
        <w:tc>
          <w:tcPr>
            <w:tcW w:type="dxa" w:w="1361"/>
          </w:tcPr>
          <w:p>
            <w:r>
              <w:rPr>
                <w:sz w:val="17"/>
              </w:rPr>
              <w:t>Yes</w:t>
            </w:r>
          </w:p>
        </w:tc>
      </w:tr>
      <w:tr>
        <w:tc>
          <w:tcPr>
            <w:tcW w:type="dxa" w:w="2608"/>
          </w:tcPr>
          <w:p>
            <w:r>
              <w:rPr>
                <w:sz w:val="17"/>
              </w:rPr>
              <w:t>eig(L)</w:t>
            </w:r>
          </w:p>
        </w:tc>
        <w:tc>
          <w:tcPr>
            <w:tcW w:type="dxa" w:w="2608"/>
          </w:tcPr>
          <w:p>
            <w:r>
              <w:rPr>
                <w:sz w:val="17"/>
              </w:rPr>
              <w:t>{0, 0.88, 1.88, 2.61, 3.31, 3.81}</w:t>
            </w:r>
          </w:p>
        </w:tc>
        <w:tc>
          <w:tcPr>
            <w:tcW w:type="dxa" w:w="3061"/>
          </w:tcPr>
          <w:p>
            <w:r>
              <w:rPr>
                <w:sz w:val="17"/>
              </w:rPr>
              <w:t>identical to 2 dp; PSD; one zero</w:t>
            </w:r>
          </w:p>
        </w:tc>
        <w:tc>
          <w:tcPr>
            <w:tcW w:type="dxa" w:w="1361"/>
          </w:tcPr>
          <w:p>
            <w:r>
              <w:rPr>
                <w:sz w:val="17"/>
              </w:rPr>
              <w:t>Yes</w:t>
            </w:r>
          </w:p>
        </w:tc>
      </w:tr>
      <w:tr>
        <w:tc>
          <w:tcPr>
            <w:tcW w:type="dxa" w:w="2608"/>
          </w:tcPr>
          <w:p>
            <w:r>
              <w:rPr>
                <w:sz w:val="17"/>
              </w:rPr>
              <w:t>P3 isolation semantics</w:t>
            </w:r>
          </w:p>
        </w:tc>
        <w:tc>
          <w:tcPr>
            <w:tcW w:type="dxa" w:w="2608"/>
          </w:tcPr>
          <w:p>
            <w:r>
              <w:rPr>
                <w:sz w:val="17"/>
              </w:rPr>
              <w:t>social degree 1; fused 1.25; P3 not isolated</w:t>
            </w:r>
          </w:p>
        </w:tc>
        <w:tc>
          <w:tcPr>
            <w:tcW w:type="dxa" w:w="3061"/>
          </w:tcPr>
          <w:p>
            <w:r>
              <w:rPr>
                <w:sz w:val="17"/>
              </w:rPr>
              <w:t>reproduced</w:t>
            </w:r>
          </w:p>
        </w:tc>
        <w:tc>
          <w:tcPr>
            <w:tcW w:type="dxa" w:w="1361"/>
          </w:tcPr>
          <w:p>
            <w:r>
              <w:rPr>
                <w:sz w:val="17"/>
              </w:rPr>
              <w:t>Yes</w:t>
            </w:r>
          </w:p>
        </w:tc>
      </w:tr>
      <w:tr>
        <w:tc>
          <w:tcPr>
            <w:tcW w:type="dxa" w:w="2608"/>
          </w:tcPr>
          <w:p>
            <w:r>
              <w:rPr>
                <w:sz w:val="17"/>
              </w:rPr>
              <w:t>min eig(K), shortest-path delta</w:t>
            </w:r>
          </w:p>
        </w:tc>
        <w:tc>
          <w:tcPr>
            <w:tcW w:type="dxa" w:w="2608"/>
          </w:tcPr>
          <w:p>
            <w:r>
              <w:rPr>
                <w:sz w:val="17"/>
              </w:rPr>
              <w:t>-1.637 (no Euclidean embedding)</w:t>
            </w:r>
          </w:p>
        </w:tc>
        <w:tc>
          <w:tcPr>
            <w:tcW w:type="dxa" w:w="3061"/>
          </w:tcPr>
          <w:p>
            <w:r>
              <w:rPr>
                <w:sz w:val="17"/>
              </w:rPr>
              <w:t>-1.637</w:t>
            </w:r>
          </w:p>
        </w:tc>
        <w:tc>
          <w:tcPr>
            <w:tcW w:type="dxa" w:w="1361"/>
          </w:tcPr>
          <w:p>
            <w:r>
              <w:rPr>
                <w:sz w:val="17"/>
              </w:rPr>
              <w:t>Yes</w:t>
            </w:r>
          </w:p>
        </w:tc>
      </w:tr>
      <w:tr>
        <w:tc>
          <w:tcPr>
            <w:tcW w:type="dxa" w:w="2608"/>
          </w:tcPr>
          <w:p>
            <w:r>
              <w:rPr>
                <w:sz w:val="17"/>
              </w:rPr>
              <w:t>Rank-2 MDS max distortion</w:t>
            </w:r>
          </w:p>
        </w:tc>
        <w:tc>
          <w:tcPr>
            <w:tcW w:type="dxa" w:w="2608"/>
          </w:tcPr>
          <w:p>
            <w:r>
              <w:rPr>
                <w:sz w:val="17"/>
              </w:rPr>
              <w:t>0.718</w:t>
            </w:r>
          </w:p>
        </w:tc>
        <w:tc>
          <w:tcPr>
            <w:tcW w:type="dxa" w:w="3061"/>
          </w:tcPr>
          <w:p>
            <w:r>
              <w:rPr>
                <w:sz w:val="17"/>
              </w:rPr>
              <w:t>0.718 (stress 0.104)</w:t>
            </w:r>
          </w:p>
        </w:tc>
        <w:tc>
          <w:tcPr>
            <w:tcW w:type="dxa" w:w="1361"/>
          </w:tcPr>
          <w:p>
            <w:r>
              <w:rPr>
                <w:sz w:val="17"/>
              </w:rPr>
              <w:t>Yes</w:t>
            </w:r>
          </w:p>
        </w:tc>
      </w:tr>
      <w:tr>
        <w:tc>
          <w:tcPr>
            <w:tcW w:type="dxa" w:w="2608"/>
          </w:tcPr>
          <w:p>
            <w:r>
              <w:rPr>
                <w:sz w:val="17"/>
              </w:rPr>
              <w:t>Commute-time exactness (u != v)</w:t>
            </w:r>
          </w:p>
        </w:tc>
        <w:tc>
          <w:tcPr>
            <w:tcW w:type="dxa" w:w="2608"/>
          </w:tcPr>
          <w:p>
            <w:r>
              <w:rPr>
                <w:sz w:val="17"/>
              </w:rPr>
              <w:t>&lt; 1e-9 (plan: 2e-14)</w:t>
            </w:r>
          </w:p>
        </w:tc>
        <w:tc>
          <w:tcPr>
            <w:tcW w:type="dxa" w:w="3061"/>
          </w:tcPr>
          <w:p>
            <w:r>
              <w:rPr>
                <w:sz w:val="17"/>
              </w:rPr>
              <w:t>~9.3e-15 Gram error; pairwise ~1e-13</w:t>
            </w:r>
          </w:p>
        </w:tc>
        <w:tc>
          <w:tcPr>
            <w:tcW w:type="dxa" w:w="1361"/>
          </w:tcPr>
          <w:p>
            <w:r>
              <w:rPr>
                <w:sz w:val="17"/>
              </w:rPr>
              <w:t>Yes</w:t>
            </w:r>
          </w:p>
        </w:tc>
      </w:tr>
      <w:tr>
        <w:tc>
          <w:tcPr>
            <w:tcW w:type="dxa" w:w="2608"/>
          </w:tcPr>
          <w:p>
            <w:r>
              <w:rPr>
                <w:sz w:val="17"/>
              </w:rPr>
              <w:t>Checker pitfall</w:t>
            </w:r>
          </w:p>
        </w:tc>
        <w:tc>
          <w:tcPr>
            <w:tcW w:type="dxa" w:w="2608"/>
          </w:tcPr>
          <w:p>
            <w:r>
              <w:rPr>
                <w:sz w:val="17"/>
              </w:rPr>
              <w:t>-</w:t>
            </w:r>
          </w:p>
        </w:tc>
        <w:tc>
          <w:tcPr>
            <w:tcW w:type="dxa" w:w="3061"/>
          </w:tcPr>
          <w:p>
            <w:r>
              <w:rPr>
                <w:sz w:val="17"/>
              </w:rPr>
              <w:t>naive e_u - e_v checker without excluding u = v reports spurious 9.28 error — encode the exclusion in T11</w:t>
            </w:r>
          </w:p>
        </w:tc>
        <w:tc>
          <w:tcPr>
            <w:tcW w:type="dxa" w:w="1361"/>
          </w:tcPr>
          <w:p>
            <w:r>
              <w:rPr>
                <w:sz w:val="17"/>
              </w:rPr>
              <w:t>Note</w:t>
            </w:r>
          </w:p>
        </w:tc>
      </w:tr>
    </w:tbl>
    <w:p>
      <w:pPr>
        <w:spacing w:after="40"/>
      </w:pPr>
    </w:p>
    <w:p>
      <w:ins w:id="17" w:author="Codex" w:date="2026-07-07T05:32:10Z">
        <w:r>
          <w:br w:type="page"/>
        </w:r>
      </w:ins>
    </w:p>
    <w:p>
      <w:pPr>
        <w:pStyle w:val="Heading1"/>
      </w:pPr>
      <w:ins w:id="18" w:author="Codex" w:date="2026-07-07T05:32:10Z">
        <w:r>
          <w:rPr>
            <w:b/>
          </w:rPr>
          <w:t>Appendix C - Codex independent verification addendum</w:t>
        </w:r>
      </w:ins>
    </w:p>
    <w:p>
      <w:ins w:id="19" w:author="Codex" w:date="2026-07-07T05:32:10Z">
        <w:r>
          <w:rPr/>
          <w:t>Codex independently checked the advisory package, the July 5 specification and development plan, current source, live endpoint behavior, local build/test gates, and the public API documentation on 2026-07-07.</w:t>
        </w:r>
      </w:ins>
    </w:p>
    <w:p>
      <w:pPr>
        <w:pStyle w:val="Heading2"/>
      </w:pPr>
      <w:ins w:id="20" w:author="Codex" w:date="2026-07-07T05:32:10Z">
        <w:r>
          <w:rPr>
            <w:b/>
          </w:rPr>
          <w:t>C.1 Verification verdict</w:t>
        </w:r>
      </w:ins>
    </w:p>
    <w:p>
      <w:ins w:id="21" w:author="Codex" w:date="2026-07-07T05:32:10Z">
        <w:r>
          <w:rPr/>
          <w:t>The advisory is directionally sound and suitable as a due-diligence baseline after these tracked corrections are accepted. The main technical correction is that the optional Joint layout does use A_fusion weights, but only as a deterministic force layout; it is not the declared metric embedding required by the specification.</w:t>
        </w:r>
      </w:ins>
    </w:p>
    <w:p>
      <w:pPr>
        <w:pStyle w:val="Heading2"/>
      </w:pPr>
      <w:ins w:id="22" w:author="Codex" w:date="2026-07-07T05:32:10Z">
        <w:r>
          <w:rPr>
            <w:b/>
          </w:rPr>
          <w:t>C.2 Current gate evidence</w:t>
        </w:r>
      </w:ins>
    </w:p>
    <w:p>
      <w:ins w:id="23" w:author="Codex" w:date="2026-07-07T05:32:10Z">
        <w:r>
          <w:rPr/>
          <w:t>Passed: npm run lint; focused Vitest for api-docs, schema-registry, and sena; npm run build; and browser smoke against a local production server at http://127.0.0.1:3101/workspace/sena.</w:t>
        </w:r>
      </w:ins>
    </w:p>
    <w:p>
      <w:ins w:id="24" w:author="Codex" w:date="2026-07-07T05:32:10Z">
        <w:r>
          <w:rPr/>
          <w:t>Failed or blocked: npm run sena:pilot:verify failed before build/browser smoke because two CDN readiness tests rejected stale 2026-06-30 evidence; npm run sena:go-live:check is blocked; npm run sena:production:gate is blocked with productionReadyClaimAllowed=false.</w:t>
        </w:r>
      </w:ins>
    </w:p>
    <w:p>
      <w:pPr>
        <w:pStyle w:val="Heading2"/>
      </w:pPr>
      <w:ins w:id="25" w:author="Codex" w:date="2026-07-07T05:32:10Z">
        <w:r>
          <w:rPr>
            <w:b/>
          </w:rPr>
          <w:t>C.3 Production-readiness interpretation</w:t>
        </w:r>
      </w:ins>
    </w:p>
    <w:p>
      <w:ins w:id="26" w:author="Codex" w:date="2026-07-07T05:32:10Z">
        <w:r>
          <w:rPr/>
          <w:t>The correct status is: deployable Next.js build and passing workspace browser smoke, but not production-ready under the repository gates. The live endpoint reports Vercel/enterprise runtime headers, but local production evidence, runtime-env packet, and go-live closeout gates remain blocked.</w:t>
        </w:r>
      </w:ins>
    </w:p>
    <w:p>
      <w:pPr>
        <w:pStyle w:val="Heading2"/>
      </w:pPr>
      <w:ins w:id="27" w:author="Codex" w:date="2026-07-07T05:32:10Z">
        <w:r>
          <w:rPr>
            <w:b/>
          </w:rPr>
          <w:t>C.4 Mathematical check</w:t>
        </w:r>
      </w:ins>
    </w:p>
    <w:p>
      <w:ins w:id="28" w:author="Codex" w:date="2026-07-07T05:32:10Z">
        <w:r>
          <w:rPr/>
          <w:t>Codex recomputed the worked example from raw S, W, and B using max normalization and alpha=beta=gamma=1. Results agree with the specification: typed degrees (2, 2.25, 1.25, 2, 2.6667, 2.3333), eig(L) approximately (0, 0.88, 1.88, 2.61, 3.31, 3.81), min eig(K) = -1.6368, rank-2 max distortion = 0.7181, stress = 0.1038.</w:t>
        </w:r>
      </w:ins>
    </w:p>
    <w:p>
      <w:pPr>
        <w:pStyle w:val="Heading2"/>
      </w:pPr>
      <w:ins w:id="29" w:author="Codex" w:date="2026-07-07T05:32:10Z">
        <w:r>
          <w:rPr>
            <w:b/>
          </w:rPr>
          <w:t>C.5 Decision</w:t>
        </w:r>
      </w:ins>
    </w:p>
    <w:p>
      <w:ins w:id="30" w:author="Codex" w:date="2026-07-07T05:32:10Z">
        <w:r>
          <w:rPr/>
          <w:t>Accept the roadmap emphasis: golden tests first, lawful core second, formal embedding/provenance third, model-card disclosure and validation gates fourth. Freeze new enterprise surface until the analytical kernel and evidence gates catch up.</w:t>
        </w:r>
      </w:ins>
    </w:p>
    <w:p>
      <w:r>
        <w:rPr>
          <w:b w:val="0"/>
          <w:i/>
        </w:rPr>
        <w:t>End of report. Companion artifacts: SENA_Issue_Register_Roadmap_Tests_v1.0.xlsx (issue register, roadmap, test matrix, self-verifying golden fixture, definition-of-done checklist), SENA_Test_Strategy_and_CI_Plan_v1.0.md, SENA_Model_Card_Template_v1.0.md, README.md.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 xml:space="preserve">SENA Senior-Architect Advisory Report v1.0 — 2026-07-07 — page </w:t>
    </w:r>
    <w:r>
      <w:rPr>
        <w:color w:val="808080"/>
        <w:sz w:val="16"/>
      </w:rPr>
      <w:fldChar w:fldCharType="begin"/>
    </w:r>
    <w:r>
      <w:rPr>
        <w:color w:val="808080"/>
        <w:sz w:val="16"/>
      </w:rPr>
      <w:instrText xml:space="preserve">PAGE</w:instrText>
    </w:r>
    <w:r>
      <w:rPr>
        <w:color w:val="808080"/>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